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422" w:rightChars="201"/>
        <w:outlineLvl w:val="0"/>
        <w:rPr>
          <w:rFonts w:ascii="黑体" w:hAnsi="黑体" w:eastAsia="黑体"/>
          <w:szCs w:val="21"/>
        </w:rPr>
      </w:pPr>
      <w:bookmarkStart w:id="0" w:name="OLE_LINK6"/>
      <w:bookmarkStart w:id="1" w:name="OLE_LINK5"/>
      <w:r>
        <w:rPr>
          <w:rFonts w:hint="eastAsia" w:ascii="楷体" w:hAnsi="楷体" w:eastAsia="楷体"/>
          <w:szCs w:val="21"/>
        </w:rPr>
        <w:t>签订日期：【</w:t>
      </w:r>
      <w:r>
        <w:rPr>
          <w:rFonts w:ascii="楷体" w:hAnsi="楷体" w:eastAsia="楷体"/>
          <w:szCs w:val="21"/>
        </w:rPr>
        <w:t>202</w:t>
      </w:r>
      <w:r>
        <w:rPr>
          <w:rFonts w:hint="eastAsia" w:ascii="楷体" w:hAnsi="楷体" w:eastAsia="楷体"/>
          <w:szCs w:val="21"/>
          <w:lang w:val="en-US" w:eastAsia="zh-CN"/>
        </w:rPr>
        <w:t>4</w:t>
      </w:r>
      <w:r>
        <w:rPr>
          <w:rFonts w:hint="eastAsia" w:ascii="楷体" w:hAnsi="楷体" w:eastAsia="楷体"/>
          <w:szCs w:val="21"/>
        </w:rPr>
        <w:t>】年【</w:t>
      </w:r>
      <w:r>
        <w:rPr>
          <w:rFonts w:hint="eastAsia" w:ascii="楷体" w:hAnsi="楷体" w:eastAsia="楷体"/>
          <w:szCs w:val="21"/>
          <w:lang w:val="en-US" w:eastAsia="zh-CN"/>
        </w:rPr>
        <w:t>1</w:t>
      </w:r>
      <w:r>
        <w:rPr>
          <w:rFonts w:hint="eastAsia" w:ascii="楷体" w:hAnsi="楷体" w:eastAsia="楷体"/>
          <w:szCs w:val="21"/>
        </w:rPr>
        <w:t>】月【</w:t>
      </w:r>
      <w:r>
        <w:rPr>
          <w:rFonts w:hint="eastAsia" w:ascii="楷体" w:hAnsi="楷体" w:eastAsia="楷体"/>
          <w:szCs w:val="21"/>
          <w:lang w:val="en-US" w:eastAsia="zh-CN"/>
        </w:rPr>
        <w:t>4</w:t>
      </w:r>
      <w:r>
        <w:rPr>
          <w:rFonts w:hint="eastAsia" w:ascii="楷体" w:hAnsi="楷体" w:eastAsia="楷体"/>
          <w:szCs w:val="21"/>
        </w:rPr>
        <w:t>】日</w:t>
      </w:r>
    </w:p>
    <w:p>
      <w:pPr>
        <w:spacing w:line="360" w:lineRule="auto"/>
        <w:ind w:right="422" w:rightChars="201"/>
        <w:jc w:val="center"/>
        <w:outlineLvl w:val="0"/>
        <w:rPr>
          <w:rFonts w:asciiTheme="minorEastAsia" w:hAnsiTheme="minorEastAsia"/>
          <w:b/>
          <w:sz w:val="44"/>
          <w:szCs w:val="44"/>
        </w:rPr>
      </w:pPr>
    </w:p>
    <w:p>
      <w:pPr>
        <w:spacing w:line="360" w:lineRule="auto"/>
        <w:ind w:right="-1"/>
        <w:jc w:val="center"/>
        <w:outlineLvl w:val="0"/>
        <w:rPr>
          <w:rFonts w:hint="eastAsia" w:asciiTheme="majorEastAsia" w:hAnsiTheme="majorEastAsia" w:eastAsiaTheme="majorEastAsia" w:cstheme="majorEastAsia"/>
          <w:b/>
          <w:sz w:val="36"/>
          <w:szCs w:val="36"/>
        </w:rPr>
      </w:pPr>
      <w:r>
        <w:rPr>
          <w:rFonts w:hint="eastAsia" w:asciiTheme="majorEastAsia" w:hAnsiTheme="majorEastAsia" w:eastAsiaTheme="majorEastAsia" w:cstheme="majorEastAsia"/>
          <w:b/>
          <w:sz w:val="36"/>
          <w:szCs w:val="36"/>
        </w:rPr>
        <w:t>（人工智能客户联络中心）解决方案（AICC）</w:t>
      </w:r>
    </w:p>
    <w:p>
      <w:pPr>
        <w:spacing w:line="360" w:lineRule="auto"/>
        <w:ind w:right="-1"/>
        <w:jc w:val="center"/>
        <w:outlineLvl w:val="0"/>
        <w:rPr>
          <w:rFonts w:hint="eastAsia" w:asciiTheme="majorEastAsia" w:hAnsiTheme="majorEastAsia" w:eastAsiaTheme="majorEastAsia" w:cstheme="majorEastAsia"/>
          <w:b/>
          <w:sz w:val="36"/>
          <w:szCs w:val="36"/>
        </w:rPr>
      </w:pPr>
      <w:r>
        <w:rPr>
          <w:rFonts w:hint="eastAsia" w:asciiTheme="majorEastAsia" w:hAnsiTheme="majorEastAsia" w:eastAsiaTheme="majorEastAsia" w:cstheme="majorEastAsia"/>
          <w:b/>
          <w:sz w:val="36"/>
          <w:szCs w:val="36"/>
        </w:rPr>
        <w:t>销售服务合同</w:t>
      </w:r>
      <w:bookmarkEnd w:id="0"/>
      <w:bookmarkEnd w:id="1"/>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9"/>
        <w:gridCol w:w="2927"/>
        <w:gridCol w:w="1249"/>
        <w:gridCol w:w="3375"/>
      </w:tblGrid>
      <w:tr>
        <w:trPr>
          <w:trHeight w:val="348" w:hRule="atLeast"/>
        </w:trPr>
        <w:tc>
          <w:tcPr>
            <w:tcW w:w="116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甲方：</w:t>
            </w:r>
          </w:p>
        </w:tc>
        <w:tc>
          <w:tcPr>
            <w:tcW w:w="2927" w:type="dxa"/>
          </w:tcPr>
          <w:p>
            <w:pPr>
              <w:spacing w:line="360" w:lineRule="auto"/>
              <w:ind w:right="-1"/>
              <w:outlineLvl w:val="0"/>
              <w:rPr>
                <w:rFonts w:hint="default" w:ascii="楷体" w:hAnsi="楷体" w:eastAsia="楷体"/>
                <w:szCs w:val="21"/>
                <w:u w:val="single"/>
                <w:vertAlign w:val="baseline"/>
                <w:lang w:val="en-US" w:eastAsia="zh-CN"/>
              </w:rPr>
            </w:pPr>
          </w:p>
        </w:tc>
        <w:tc>
          <w:tcPr>
            <w:tcW w:w="124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联系人：</w:t>
            </w:r>
          </w:p>
        </w:tc>
        <w:tc>
          <w:tcPr>
            <w:tcW w:w="3375" w:type="dxa"/>
          </w:tcPr>
          <w:p>
            <w:pPr>
              <w:spacing w:line="360" w:lineRule="auto"/>
              <w:ind w:right="-1"/>
              <w:outlineLvl w:val="0"/>
              <w:rPr>
                <w:rFonts w:hint="eastAsia" w:ascii="楷体" w:hAnsi="楷体" w:eastAsia="楷体"/>
                <w:szCs w:val="21"/>
                <w:u w:val="single"/>
                <w:vertAlign w:val="baseline"/>
              </w:rPr>
            </w:pPr>
          </w:p>
        </w:tc>
      </w:tr>
      <w:tr>
        <w:tc>
          <w:tcPr>
            <w:tcW w:w="116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联系电话</w:t>
            </w:r>
          </w:p>
        </w:tc>
        <w:tc>
          <w:tcPr>
            <w:tcW w:w="2927" w:type="dxa"/>
          </w:tcPr>
          <w:p>
            <w:pPr>
              <w:spacing w:line="360" w:lineRule="auto"/>
              <w:ind w:right="-1"/>
              <w:outlineLvl w:val="0"/>
              <w:rPr>
                <w:rFonts w:hint="eastAsia" w:ascii="楷体" w:hAnsi="楷体" w:eastAsia="楷体"/>
                <w:szCs w:val="21"/>
                <w:u w:val="single"/>
                <w:vertAlign w:val="baseline"/>
              </w:rPr>
            </w:pPr>
          </w:p>
        </w:tc>
        <w:tc>
          <w:tcPr>
            <w:tcW w:w="124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联系邮箱：</w:t>
            </w:r>
          </w:p>
        </w:tc>
        <w:tc>
          <w:tcPr>
            <w:tcW w:w="3375" w:type="dxa"/>
          </w:tcPr>
          <w:p>
            <w:pPr>
              <w:spacing w:line="360" w:lineRule="auto"/>
              <w:ind w:right="-1"/>
              <w:outlineLvl w:val="0"/>
              <w:rPr>
                <w:rFonts w:hint="eastAsia" w:ascii="楷体" w:hAnsi="楷体" w:eastAsia="楷体"/>
                <w:szCs w:val="21"/>
                <w:u w:val="single"/>
                <w:vertAlign w:val="baseline"/>
              </w:rPr>
            </w:pPr>
          </w:p>
        </w:tc>
      </w:tr>
      <w:tr>
        <w:tc>
          <w:tcPr>
            <w:tcW w:w="116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联系地址：</w:t>
            </w:r>
          </w:p>
        </w:tc>
        <w:tc>
          <w:tcPr>
            <w:tcW w:w="7551" w:type="dxa"/>
            <w:gridSpan w:val="3"/>
          </w:tcPr>
          <w:p>
            <w:pPr>
              <w:spacing w:line="360" w:lineRule="auto"/>
              <w:ind w:right="-1"/>
              <w:outlineLvl w:val="0"/>
              <w:rPr>
                <w:rFonts w:hint="eastAsia" w:ascii="楷体" w:hAnsi="楷体" w:eastAsia="楷体"/>
                <w:szCs w:val="21"/>
                <w:u w:val="single"/>
                <w:vertAlign w:val="baseline"/>
              </w:rPr>
            </w:pPr>
          </w:p>
        </w:tc>
      </w:tr>
    </w:tbl>
    <w:p>
      <w:pPr>
        <w:spacing w:line="360" w:lineRule="auto"/>
        <w:ind w:right="-1"/>
        <w:outlineLvl w:val="0"/>
        <w:rPr>
          <w:rFonts w:hint="eastAsia" w:ascii="楷体" w:hAnsi="楷体" w:eastAsia="楷体"/>
          <w:szCs w:val="21"/>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9"/>
        <w:gridCol w:w="2927"/>
        <w:gridCol w:w="1249"/>
        <w:gridCol w:w="3375"/>
      </w:tblGrid>
      <w:tr>
        <w:trPr>
          <w:trHeight w:val="348" w:hRule="atLeast"/>
        </w:trPr>
        <w:tc>
          <w:tcPr>
            <w:tcW w:w="116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乙方：</w:t>
            </w:r>
          </w:p>
        </w:tc>
        <w:tc>
          <w:tcPr>
            <w:tcW w:w="2927" w:type="dxa"/>
          </w:tcPr>
          <w:p>
            <w:pPr>
              <w:spacing w:line="360" w:lineRule="auto"/>
              <w:ind w:right="-1"/>
              <w:outlineLvl w:val="0"/>
              <w:rPr>
                <w:rFonts w:hint="default" w:ascii="楷体" w:hAnsi="楷体" w:eastAsia="楷体"/>
                <w:szCs w:val="21"/>
                <w:u w:val="single"/>
                <w:vertAlign w:val="baseline"/>
                <w:lang w:val="en-US" w:eastAsia="zh-CN"/>
              </w:rPr>
            </w:pPr>
            <w:r>
              <w:rPr>
                <w:rFonts w:hint="eastAsia" w:ascii="楷体" w:hAnsi="楷体" w:eastAsia="楷体"/>
                <w:szCs w:val="21"/>
                <w:u w:val="single"/>
                <w:vertAlign w:val="baseline"/>
                <w:lang w:val="en-US" w:eastAsia="zh-CN"/>
              </w:rPr>
              <w:t>杭州一知智能科技有限公司</w:t>
            </w:r>
          </w:p>
        </w:tc>
        <w:tc>
          <w:tcPr>
            <w:tcW w:w="124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联系人：</w:t>
            </w:r>
          </w:p>
        </w:tc>
        <w:tc>
          <w:tcPr>
            <w:tcW w:w="3375" w:type="dxa"/>
          </w:tcPr>
          <w:p>
            <w:pPr>
              <w:spacing w:line="360" w:lineRule="auto"/>
              <w:ind w:right="-1"/>
              <w:outlineLvl w:val="0"/>
              <w:rPr>
                <w:rFonts w:hint="eastAsia" w:ascii="楷体" w:hAnsi="楷体" w:eastAsia="楷体"/>
                <w:szCs w:val="21"/>
                <w:u w:val="single"/>
                <w:vertAlign w:val="baseline"/>
                <w:lang w:val="en-US" w:eastAsia="zh-CN"/>
              </w:rPr>
            </w:pPr>
            <w:r>
              <w:rPr>
                <w:rFonts w:hint="eastAsia" w:ascii="楷体" w:hAnsi="楷体" w:eastAsia="楷体"/>
                <w:szCs w:val="21"/>
                <w:u w:val="single"/>
                <w:vertAlign w:val="baseline"/>
                <w:lang w:val="en-US" w:eastAsia="zh-CN"/>
              </w:rPr>
              <w:t>林悦</w:t>
            </w:r>
          </w:p>
        </w:tc>
      </w:tr>
      <w:tr>
        <w:tc>
          <w:tcPr>
            <w:tcW w:w="116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联系电话</w:t>
            </w:r>
          </w:p>
        </w:tc>
        <w:tc>
          <w:tcPr>
            <w:tcW w:w="2927" w:type="dxa"/>
          </w:tcPr>
          <w:p>
            <w:pPr>
              <w:spacing w:line="360" w:lineRule="auto"/>
              <w:ind w:right="-1"/>
              <w:outlineLvl w:val="0"/>
              <w:rPr>
                <w:rFonts w:hint="default" w:ascii="楷体" w:hAnsi="楷体" w:eastAsia="楷体"/>
                <w:szCs w:val="21"/>
                <w:u w:val="single"/>
                <w:vertAlign w:val="baseline"/>
                <w:lang w:val="en-US" w:eastAsia="zh-CN"/>
              </w:rPr>
            </w:pPr>
            <w:r>
              <w:rPr>
                <w:rFonts w:hint="eastAsia" w:ascii="楷体" w:hAnsi="楷体" w:eastAsia="楷体"/>
                <w:szCs w:val="21"/>
                <w:u w:val="single"/>
                <w:vertAlign w:val="baseline"/>
                <w:lang w:val="en-US" w:eastAsia="zh-CN"/>
              </w:rPr>
              <w:t>18007333028</w:t>
            </w:r>
          </w:p>
        </w:tc>
        <w:tc>
          <w:tcPr>
            <w:tcW w:w="124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联系邮箱：</w:t>
            </w:r>
          </w:p>
        </w:tc>
        <w:tc>
          <w:tcPr>
            <w:tcW w:w="3375" w:type="dxa"/>
          </w:tcPr>
          <w:p>
            <w:pPr>
              <w:spacing w:line="360" w:lineRule="auto"/>
              <w:ind w:right="-1"/>
              <w:outlineLvl w:val="0"/>
              <w:rPr>
                <w:rFonts w:hint="default" w:ascii="楷体" w:hAnsi="楷体" w:eastAsia="楷体"/>
                <w:szCs w:val="21"/>
                <w:u w:val="single"/>
                <w:vertAlign w:val="baseline"/>
                <w:lang w:val="en-US" w:eastAsia="zh-CN"/>
              </w:rPr>
            </w:pPr>
            <w:r>
              <w:rPr>
                <w:rFonts w:hint="eastAsia" w:ascii="楷体" w:hAnsi="楷体" w:eastAsia="楷体"/>
                <w:szCs w:val="21"/>
                <w:u w:val="single"/>
                <w:vertAlign w:val="baseline"/>
                <w:lang w:val="en-US" w:eastAsia="zh-CN"/>
              </w:rPr>
              <w:t>linyue@yiwise</w:t>
            </w:r>
            <w:r>
              <w:rPr>
                <w:rFonts w:hint="default" w:ascii="楷体" w:hAnsi="楷体" w:eastAsia="楷体"/>
                <w:szCs w:val="21"/>
                <w:u w:val="single"/>
                <w:vertAlign w:val="baseline"/>
                <w:lang w:val="en-US" w:eastAsia="zh-CN"/>
              </w:rPr>
              <w:t>.com</w:t>
            </w:r>
          </w:p>
        </w:tc>
      </w:tr>
      <w:tr>
        <w:tc>
          <w:tcPr>
            <w:tcW w:w="1169" w:type="dxa"/>
          </w:tcPr>
          <w:p>
            <w:pPr>
              <w:spacing w:line="360" w:lineRule="auto"/>
              <w:ind w:right="-1"/>
              <w:outlineLvl w:val="0"/>
              <w:rPr>
                <w:rFonts w:hint="default" w:ascii="楷体" w:hAnsi="楷体" w:eastAsia="楷体"/>
                <w:szCs w:val="21"/>
                <w:vertAlign w:val="baseline"/>
                <w:lang w:val="en-US" w:eastAsia="zh-CN"/>
              </w:rPr>
            </w:pPr>
            <w:r>
              <w:rPr>
                <w:rFonts w:hint="eastAsia" w:ascii="楷体" w:hAnsi="楷体" w:eastAsia="楷体"/>
                <w:szCs w:val="21"/>
                <w:vertAlign w:val="baseline"/>
                <w:lang w:val="en-US" w:eastAsia="zh-CN"/>
              </w:rPr>
              <w:t>联系地址：</w:t>
            </w:r>
          </w:p>
        </w:tc>
        <w:tc>
          <w:tcPr>
            <w:tcW w:w="7551" w:type="dxa"/>
            <w:gridSpan w:val="3"/>
          </w:tcPr>
          <w:p>
            <w:pPr>
              <w:spacing w:line="360" w:lineRule="auto"/>
              <w:ind w:right="-1"/>
              <w:outlineLvl w:val="0"/>
              <w:rPr>
                <w:rFonts w:hint="default" w:ascii="楷体" w:hAnsi="楷体" w:eastAsia="楷体"/>
                <w:szCs w:val="21"/>
                <w:u w:val="single"/>
                <w:vertAlign w:val="baseline"/>
                <w:lang w:val="en-US" w:eastAsia="zh-CN"/>
              </w:rPr>
            </w:pPr>
            <w:r>
              <w:rPr>
                <w:rFonts w:hint="eastAsia" w:ascii="楷体" w:hAnsi="楷体" w:eastAsia="楷体"/>
                <w:szCs w:val="21"/>
                <w:u w:val="single"/>
                <w:vertAlign w:val="baseline"/>
                <w:lang w:val="en-US" w:eastAsia="zh-CN"/>
              </w:rPr>
              <w:t>浙江省杭州市萧山区杭州湾信息港F座4F</w:t>
            </w:r>
          </w:p>
        </w:tc>
      </w:tr>
    </w:tbl>
    <w:p>
      <w:pPr>
        <w:spacing w:line="360" w:lineRule="auto"/>
        <w:ind w:left="-2" w:leftChars="-1" w:right="-1"/>
        <w:jc w:val="left"/>
        <w:rPr>
          <w:rFonts w:ascii="楷体" w:hAnsi="楷体" w:eastAsia="楷体"/>
          <w:b/>
          <w:sz w:val="24"/>
          <w:szCs w:val="21"/>
        </w:rPr>
      </w:pPr>
      <w:r>
        <w:rPr>
          <w:rFonts w:hint="eastAsia" w:ascii="楷体" w:hAnsi="楷体" w:eastAsia="楷体"/>
          <w:szCs w:val="21"/>
        </w:rPr>
        <w:t>（</w:t>
      </w:r>
      <w:r>
        <w:rPr>
          <w:rFonts w:hint="eastAsia" w:ascii="楷体" w:hAnsi="楷体" w:eastAsia="楷体"/>
          <w:b/>
          <w:szCs w:val="21"/>
        </w:rPr>
        <w:t>甲方在签署本合同前，请确保已认真阅读并完全理解及同意本合同的各项内容，特别是以粗字显示的内容。</w:t>
      </w:r>
      <w:r>
        <w:rPr>
          <w:rFonts w:hint="eastAsia" w:ascii="楷体" w:hAnsi="楷体" w:eastAsia="楷体"/>
          <w:szCs w:val="21"/>
        </w:rPr>
        <w:t>）</w:t>
      </w:r>
    </w:p>
    <w:p>
      <w:pPr>
        <w:spacing w:line="360" w:lineRule="auto"/>
        <w:ind w:right="-1"/>
        <w:jc w:val="center"/>
        <w:rPr>
          <w:rFonts w:ascii="楷体" w:hAnsi="楷体" w:eastAsia="楷体"/>
          <w:b/>
          <w:sz w:val="24"/>
          <w:szCs w:val="21"/>
        </w:rPr>
      </w:pPr>
      <w:r>
        <w:rPr>
          <w:rFonts w:hint="eastAsia" w:ascii="楷体" w:hAnsi="楷体" w:eastAsia="楷体"/>
          <w:b/>
          <w:sz w:val="24"/>
          <w:szCs w:val="21"/>
        </w:rPr>
        <w:t>合同条款</w:t>
      </w:r>
    </w:p>
    <w:p>
      <w:pPr>
        <w:spacing w:line="360" w:lineRule="auto"/>
        <w:ind w:right="-1" w:firstLine="449" w:firstLineChars="214"/>
        <w:jc w:val="left"/>
        <w:rPr>
          <w:rFonts w:ascii="楷体" w:hAnsi="楷体" w:eastAsia="楷体"/>
          <w:szCs w:val="21"/>
        </w:rPr>
      </w:pPr>
      <w:r>
        <w:rPr>
          <w:rFonts w:hint="eastAsia" w:ascii="楷体" w:hAnsi="楷体" w:eastAsia="楷体"/>
          <w:szCs w:val="21"/>
        </w:rPr>
        <w:t>甲乙双方就杭州一知智能科技有限公司向甲方提供客户联络中心解决方案（</w:t>
      </w:r>
      <w:r>
        <w:rPr>
          <w:rFonts w:ascii="楷体" w:hAnsi="楷体" w:eastAsia="楷体"/>
          <w:szCs w:val="21"/>
        </w:rPr>
        <w:t>AICC）</w:t>
      </w:r>
      <w:r>
        <w:rPr>
          <w:rFonts w:hint="eastAsia" w:ascii="楷体" w:hAnsi="楷体" w:eastAsia="楷体"/>
          <w:szCs w:val="21"/>
        </w:rPr>
        <w:t>服务和/或相关增值服务事宜订立本合同。合同以下内容涉及产品名称客户联络中心解决方案（</w:t>
      </w:r>
      <w:r>
        <w:rPr>
          <w:rFonts w:ascii="楷体" w:hAnsi="楷体" w:eastAsia="楷体"/>
          <w:szCs w:val="21"/>
        </w:rPr>
        <w:t>AICC）</w:t>
      </w:r>
      <w:r>
        <w:rPr>
          <w:rFonts w:hint="eastAsia" w:ascii="楷体" w:hAnsi="楷体" w:eastAsia="楷体"/>
          <w:szCs w:val="21"/>
        </w:rPr>
        <w:t>的，皆以AICC代替。</w:t>
      </w:r>
    </w:p>
    <w:p>
      <w:pPr>
        <w:pStyle w:val="2"/>
        <w:spacing w:before="156" w:after="156"/>
        <w:ind w:firstLine="422"/>
      </w:pPr>
      <w:r>
        <w:rPr>
          <w:rFonts w:hint="eastAsia"/>
        </w:rPr>
        <w:t>服务定义和</w:t>
      </w:r>
      <w:r>
        <w:rPr>
          <w:rFonts w:hint="eastAsia"/>
          <w:lang w:eastAsia="zh-TW"/>
        </w:rPr>
        <w:t>期限</w:t>
      </w:r>
    </w:p>
    <w:p>
      <w:pPr>
        <w:spacing w:line="360" w:lineRule="auto"/>
        <w:ind w:right="-1" w:firstLine="424" w:firstLineChars="202"/>
        <w:jc w:val="left"/>
        <w:rPr>
          <w:rFonts w:ascii="楷体" w:hAnsi="楷体" w:eastAsia="楷体"/>
          <w:szCs w:val="21"/>
        </w:rPr>
      </w:pPr>
      <w:r>
        <w:rPr>
          <w:rFonts w:hint="eastAsia" w:ascii="楷体" w:hAnsi="楷体" w:eastAsia="楷体"/>
          <w:szCs w:val="21"/>
        </w:rPr>
        <w:t>1.1客户联络中心解决方案（AICC）：是一套利用人工智能技术去赋能企业与客户联络的综合解决方案。利用自动化语音识别、自然语言处理、语音合成三大人工智能技术，为呼叫用户提供各类自动化智能服务。</w:t>
      </w:r>
    </w:p>
    <w:p>
      <w:pPr>
        <w:spacing w:line="360" w:lineRule="auto"/>
        <w:ind w:right="-1" w:firstLine="424" w:firstLineChars="202"/>
        <w:jc w:val="left"/>
        <w:rPr>
          <w:rFonts w:ascii="楷体" w:hAnsi="楷体" w:eastAsia="楷体"/>
          <w:szCs w:val="21"/>
        </w:rPr>
      </w:pPr>
      <w:r>
        <w:rPr>
          <w:rFonts w:hint="eastAsia" w:ascii="楷体" w:hAnsi="楷体" w:eastAsia="楷体"/>
          <w:szCs w:val="21"/>
        </w:rPr>
        <w:t>1.2 AICC话术制作服务：指乙方利用人工智能技术，在AICC服务的基础上，为客户在使用周期内持续提供的相关AICC话术内容制作（包括话术数据录入、话术录音、修改话术模版，修改文字和修改录音服务）的人工智能技术支持服务。</w:t>
      </w:r>
    </w:p>
    <w:p>
      <w:pPr>
        <w:spacing w:line="360" w:lineRule="auto"/>
        <w:ind w:right="-1" w:firstLine="424" w:firstLineChars="202"/>
        <w:jc w:val="left"/>
        <w:rPr>
          <w:rFonts w:ascii="楷体" w:hAnsi="楷体" w:eastAsia="楷体"/>
          <w:szCs w:val="21"/>
        </w:rPr>
      </w:pPr>
      <w:r>
        <w:rPr>
          <w:rFonts w:hint="eastAsia" w:ascii="楷体" w:hAnsi="楷体" w:eastAsia="楷体"/>
          <w:szCs w:val="21"/>
        </w:rPr>
        <w:t>1.3短信服务：本合同内所述的“短信”每条短信字数应不超过6</w:t>
      </w:r>
      <w:r>
        <w:rPr>
          <w:rFonts w:ascii="楷体" w:hAnsi="楷体" w:eastAsia="楷体"/>
          <w:szCs w:val="21"/>
        </w:rPr>
        <w:t>7</w:t>
      </w:r>
      <w:r>
        <w:rPr>
          <w:rFonts w:hint="eastAsia" w:ascii="楷体" w:hAnsi="楷体" w:eastAsia="楷体"/>
          <w:szCs w:val="21"/>
        </w:rPr>
        <w:t>个字符</w:t>
      </w:r>
      <w:r>
        <w:rPr>
          <w:rFonts w:ascii="楷体" w:hAnsi="楷体" w:eastAsia="楷体"/>
          <w:szCs w:val="21"/>
        </w:rPr>
        <w:t>（包括但不限于标点符号</w:t>
      </w:r>
      <w:r>
        <w:rPr>
          <w:rFonts w:hint="eastAsia" w:ascii="楷体" w:hAnsi="楷体" w:eastAsia="楷体"/>
          <w:szCs w:val="21"/>
        </w:rPr>
        <w:t>、变量</w:t>
      </w:r>
      <w:r>
        <w:rPr>
          <w:rFonts w:ascii="楷体" w:hAnsi="楷体" w:eastAsia="楷体"/>
          <w:szCs w:val="21"/>
        </w:rPr>
        <w:t>、英文字符、汉字等）</w:t>
      </w:r>
      <w:r>
        <w:rPr>
          <w:rFonts w:hint="eastAsia" w:ascii="楷体" w:hAnsi="楷体" w:eastAsia="楷体"/>
          <w:szCs w:val="21"/>
        </w:rPr>
        <w:t>；短信字符超出部分：将采用以6</w:t>
      </w:r>
      <w:r>
        <w:rPr>
          <w:rFonts w:ascii="楷体" w:hAnsi="楷体" w:eastAsia="楷体"/>
          <w:szCs w:val="21"/>
        </w:rPr>
        <w:t>7</w:t>
      </w:r>
      <w:r>
        <w:rPr>
          <w:rFonts w:hint="eastAsia" w:ascii="楷体" w:hAnsi="楷体" w:eastAsia="楷体"/>
          <w:szCs w:val="21"/>
        </w:rPr>
        <w:t>个字符为限循环计算条数。</w:t>
      </w:r>
    </w:p>
    <w:p>
      <w:pPr>
        <w:spacing w:line="360" w:lineRule="auto"/>
        <w:ind w:right="-1" w:firstLine="424" w:firstLineChars="202"/>
        <w:jc w:val="left"/>
        <w:rPr>
          <w:rFonts w:ascii="楷体" w:hAnsi="楷体" w:eastAsia="楷体"/>
          <w:szCs w:val="21"/>
        </w:rPr>
      </w:pPr>
      <w:r>
        <w:rPr>
          <w:rFonts w:hint="eastAsia" w:ascii="楷体" w:hAnsi="楷体" w:eastAsia="楷体"/>
          <w:szCs w:val="21"/>
        </w:rPr>
        <w:t>1.4自有客户证明：自有客户证明用于证明甲方对需要通过乙方产品或服务联系的客户信息已经具备合法合规的授权。提交方式为：向乙方提交一张甲方系统内的客户信息截图，截图内应展示用户的手机号，手机号可进行脱敏处理。</w:t>
      </w:r>
    </w:p>
    <w:p>
      <w:pPr>
        <w:spacing w:line="360" w:lineRule="auto"/>
        <w:ind w:right="420" w:rightChars="200" w:firstLine="420" w:firstLineChars="200"/>
        <w:jc w:val="left"/>
        <w:rPr>
          <w:rFonts w:ascii="楷体" w:hAnsi="楷体" w:eastAsia="楷体"/>
          <w:szCs w:val="21"/>
        </w:rPr>
      </w:pPr>
      <w:r>
        <w:rPr>
          <w:rFonts w:hint="eastAsia" w:ascii="楷体" w:hAnsi="楷体" w:eastAsia="楷体"/>
          <w:szCs w:val="21"/>
        </w:rPr>
        <w:t xml:space="preserve">1.5 </w:t>
      </w:r>
      <w:r>
        <w:rPr>
          <w:rFonts w:ascii="楷体" w:hAnsi="楷体" w:eastAsia="楷体"/>
          <w:szCs w:val="21"/>
        </w:rPr>
        <w:t>AICC</w:t>
      </w:r>
      <w:r>
        <w:rPr>
          <w:rFonts w:hint="eastAsia" w:ascii="楷体" w:hAnsi="楷体" w:eastAsia="楷体"/>
          <w:szCs w:val="21"/>
        </w:rPr>
        <w:t>服务使用许可期限按系统实际上线后开始计时，服务时长为</w:t>
      </w:r>
      <w:r>
        <w:rPr>
          <w:rFonts w:hint="eastAsia" w:ascii="楷体" w:hAnsi="楷体" w:eastAsia="楷体"/>
          <w:szCs w:val="21"/>
          <w:u w:val="single"/>
        </w:rPr>
        <w:t xml:space="preserve"> </w:t>
      </w:r>
      <w:ins w:id="0" w:author="一知-shan-FW" w:date="2024-01-04T16:05:40Z">
        <w:r>
          <w:rPr>
            <w:rFonts w:hint="eastAsia" w:ascii="楷体" w:hAnsi="楷体" w:eastAsia="楷体"/>
            <w:szCs w:val="21"/>
            <w:u w:val="single"/>
            <w:lang w:val="en-US" w:eastAsia="zh-CN"/>
          </w:rPr>
          <w:t>12</w:t>
        </w:r>
      </w:ins>
      <w:r>
        <w:rPr>
          <w:rFonts w:hint="eastAsia" w:ascii="楷体" w:hAnsi="楷体" w:eastAsia="楷体"/>
          <w:szCs w:val="21"/>
          <w:u w:val="single"/>
        </w:rPr>
        <w:t xml:space="preserve"> </w:t>
      </w:r>
      <w:r>
        <w:rPr>
          <w:rFonts w:hint="eastAsia" w:ascii="楷体" w:hAnsi="楷体" w:eastAsia="楷体"/>
          <w:szCs w:val="21"/>
        </w:rPr>
        <w:t>个月。合同期届满</w:t>
      </w:r>
      <w:ins w:id="1" w:author="一知-shan-FW" w:date="2024-01-04T16:08:09Z">
        <w:r>
          <w:rPr>
            <w:rFonts w:hint="eastAsia" w:ascii="楷体" w:hAnsi="楷体" w:eastAsia="楷体"/>
            <w:szCs w:val="21"/>
            <w:lang w:val="en-US" w:eastAsia="zh-CN"/>
          </w:rPr>
          <w:t>前</w:t>
        </w:r>
      </w:ins>
      <w:r>
        <w:rPr>
          <w:rFonts w:hint="eastAsia" w:ascii="楷体" w:hAnsi="楷体" w:eastAsia="楷体"/>
          <w:szCs w:val="21"/>
        </w:rPr>
        <w:t>，如双方</w:t>
      </w:r>
      <w:ins w:id="2" w:author="一知-shan-FW" w:date="2024-01-04T16:07:08Z">
        <w:r>
          <w:rPr>
            <w:rFonts w:hint="eastAsia" w:ascii="楷体" w:hAnsi="楷体" w:eastAsia="楷体"/>
            <w:szCs w:val="21"/>
            <w:lang w:val="en-US" w:eastAsia="zh-CN"/>
          </w:rPr>
          <w:t>无异议的</w:t>
        </w:r>
      </w:ins>
      <w:ins w:id="3" w:author="一知-shan-FW" w:date="2024-01-04T16:07:31Z">
        <w:r>
          <w:rPr>
            <w:rFonts w:hint="eastAsia" w:ascii="楷体" w:hAnsi="楷体" w:eastAsia="楷体"/>
            <w:szCs w:val="21"/>
            <w:lang w:val="en-US" w:eastAsia="zh-CN"/>
          </w:rPr>
          <w:t>，</w:t>
        </w:r>
      </w:ins>
      <w:ins w:id="4" w:author="一知-shan-FW" w:date="2024-01-04T16:07:32Z">
        <w:r>
          <w:rPr>
            <w:rFonts w:hint="eastAsia" w:ascii="楷体" w:hAnsi="楷体" w:eastAsia="楷体"/>
            <w:szCs w:val="21"/>
            <w:lang w:val="en-US" w:eastAsia="zh-CN"/>
          </w:rPr>
          <w:t>本</w:t>
        </w:r>
      </w:ins>
      <w:ins w:id="5" w:author="一知-shan-FW" w:date="2024-01-04T16:07:36Z">
        <w:r>
          <w:rPr>
            <w:rFonts w:hint="eastAsia" w:ascii="楷体" w:hAnsi="楷体" w:eastAsia="楷体"/>
            <w:szCs w:val="21"/>
            <w:lang w:val="en-US" w:eastAsia="zh-CN"/>
          </w:rPr>
          <w:t>合同</w:t>
        </w:r>
      </w:ins>
      <w:ins w:id="6" w:author="一知-shan-FW" w:date="2024-01-04T16:07:37Z">
        <w:r>
          <w:rPr>
            <w:rFonts w:hint="eastAsia" w:ascii="楷体" w:hAnsi="楷体" w:eastAsia="楷体"/>
            <w:szCs w:val="21"/>
            <w:lang w:val="en-US" w:eastAsia="zh-CN"/>
          </w:rPr>
          <w:t>可</w:t>
        </w:r>
      </w:ins>
      <w:ins w:id="7" w:author="一知-shan-FW" w:date="2024-01-04T16:07:39Z">
        <w:r>
          <w:rPr>
            <w:rFonts w:hint="eastAsia" w:ascii="楷体" w:hAnsi="楷体" w:eastAsia="楷体"/>
            <w:szCs w:val="21"/>
            <w:lang w:val="en-US" w:eastAsia="zh-CN"/>
          </w:rPr>
          <w:t>展期一年</w:t>
        </w:r>
      </w:ins>
      <w:ins w:id="8" w:author="一知-shan-FW" w:date="2024-01-04T16:07:40Z">
        <w:r>
          <w:rPr>
            <w:rFonts w:hint="eastAsia" w:ascii="楷体" w:hAnsi="楷体" w:eastAsia="楷体"/>
            <w:szCs w:val="21"/>
            <w:lang w:val="en-US" w:eastAsia="zh-CN"/>
          </w:rPr>
          <w:t>，</w:t>
        </w:r>
      </w:ins>
      <w:ins w:id="9" w:author="一知-shan-FW" w:date="2024-01-04T16:07:41Z">
        <w:r>
          <w:rPr>
            <w:rFonts w:hint="eastAsia" w:ascii="楷体" w:hAnsi="楷体" w:eastAsia="楷体"/>
            <w:szCs w:val="21"/>
            <w:lang w:val="en-US" w:eastAsia="zh-CN"/>
          </w:rPr>
          <w:t>双方</w:t>
        </w:r>
      </w:ins>
      <w:r>
        <w:rPr>
          <w:rFonts w:hint="eastAsia" w:ascii="楷体" w:hAnsi="楷体" w:eastAsia="楷体"/>
          <w:szCs w:val="21"/>
        </w:rPr>
        <w:t>应另行签订服务合同。</w:t>
      </w:r>
    </w:p>
    <w:p>
      <w:pPr>
        <w:pStyle w:val="2"/>
        <w:spacing w:before="156" w:after="156"/>
        <w:ind w:firstLine="422"/>
      </w:pPr>
      <w:r>
        <w:rPr>
          <w:rFonts w:hint="eastAsia"/>
        </w:rPr>
        <w:t>服务内容及价格</w:t>
      </w:r>
    </w:p>
    <w:p>
      <w:pPr>
        <w:spacing w:line="360" w:lineRule="auto"/>
        <w:ind w:right="422" w:rightChars="201" w:firstLine="420" w:firstLineChars="200"/>
        <w:jc w:val="left"/>
        <w:rPr>
          <w:rFonts w:hint="eastAsia" w:ascii="楷体" w:hAnsi="楷体" w:eastAsia="楷体"/>
          <w:szCs w:val="21"/>
        </w:rPr>
      </w:pPr>
      <w:r>
        <w:rPr>
          <w:rFonts w:hint="eastAsia" w:ascii="楷体" w:hAnsi="楷体" w:eastAsia="楷体"/>
          <w:szCs w:val="21"/>
        </w:rPr>
        <w:t>2.1 合同内容</w:t>
      </w:r>
    </w:p>
    <w:tbl>
      <w:tblPr>
        <w:tblStyle w:val="11"/>
        <w:tblW w:w="8789" w:type="dxa"/>
        <w:tblInd w:w="-10" w:type="dxa"/>
        <w:tblLayout w:type="fixed"/>
        <w:tblCellMar>
          <w:top w:w="0" w:type="dxa"/>
          <w:left w:w="108" w:type="dxa"/>
          <w:bottom w:w="0" w:type="dxa"/>
          <w:right w:w="108" w:type="dxa"/>
        </w:tblCellMar>
      </w:tblPr>
      <w:tblGrid>
        <w:gridCol w:w="1985"/>
        <w:gridCol w:w="2126"/>
        <w:gridCol w:w="1701"/>
        <w:gridCol w:w="1669"/>
        <w:gridCol w:w="1308"/>
      </w:tblGrid>
      <w:tr>
        <w:trPr>
          <w:trHeight w:val="500" w:hRule="atLeast"/>
        </w:trPr>
        <w:tc>
          <w:tcPr>
            <w:tcW w:w="8789" w:type="dxa"/>
            <w:gridSpan w:val="5"/>
            <w:tcBorders>
              <w:top w:val="single" w:color="auto" w:sz="8" w:space="0"/>
              <w:left w:val="single" w:color="auto" w:sz="8" w:space="0"/>
              <w:bottom w:val="single" w:color="auto" w:sz="4" w:space="0"/>
              <w:right w:val="single" w:color="000000" w:sz="8" w:space="0"/>
            </w:tcBorders>
            <w:shd w:val="clear" w:color="auto" w:fill="auto"/>
            <w:vAlign w:val="center"/>
          </w:tcPr>
          <w:p>
            <w:pPr>
              <w:widowControl/>
              <w:jc w:val="center"/>
              <w:rPr>
                <w:rFonts w:ascii="楷体" w:hAnsi="楷体" w:eastAsia="楷体" w:cs="宋体"/>
                <w:b/>
                <w:bCs/>
                <w:color w:val="000000" w:themeColor="text1"/>
                <w:kern w:val="0"/>
                <w:szCs w:val="21"/>
                <w14:textFill>
                  <w14:solidFill>
                    <w14:schemeClr w14:val="tx1"/>
                  </w14:solidFill>
                </w14:textFill>
              </w:rPr>
            </w:pPr>
            <w:r>
              <w:rPr>
                <w:rFonts w:hint="eastAsia" w:ascii="楷体" w:hAnsi="楷体" w:eastAsia="楷体" w:cs="宋体"/>
                <w:b/>
                <w:bCs/>
                <w:color w:val="000000" w:themeColor="text1"/>
                <w:kern w:val="0"/>
                <w:szCs w:val="21"/>
                <w14:textFill>
                  <w14:solidFill>
                    <w14:schemeClr w14:val="tx1"/>
                  </w14:solidFill>
                </w14:textFill>
              </w:rPr>
              <w:t>智能外呼服务系统</w:t>
            </w:r>
          </w:p>
        </w:tc>
      </w:tr>
      <w:tr>
        <w:trPr>
          <w:trHeight w:val="500" w:hRule="atLeast"/>
        </w:trPr>
        <w:tc>
          <w:tcPr>
            <w:tcW w:w="4111" w:type="dxa"/>
            <w:gridSpan w:val="2"/>
            <w:tcBorders>
              <w:top w:val="nil"/>
              <w:left w:val="single" w:color="auto" w:sz="8" w:space="0"/>
              <w:bottom w:val="single" w:color="auto" w:sz="4" w:space="0"/>
              <w:right w:val="single" w:color="auto" w:sz="4" w:space="0"/>
            </w:tcBorders>
            <w:shd w:val="clear" w:color="auto" w:fill="auto"/>
            <w:vAlign w:val="center"/>
          </w:tcPr>
          <w:p>
            <w:pPr>
              <w:widowControl/>
              <w:jc w:val="center"/>
              <w:rPr>
                <w:rFonts w:ascii="楷体" w:hAnsi="楷体" w:eastAsia="楷体" w:cs="宋体"/>
                <w:b/>
                <w:color w:val="000000" w:themeColor="text1"/>
                <w:kern w:val="0"/>
                <w:szCs w:val="21"/>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产品名称</w:t>
            </w:r>
          </w:p>
        </w:tc>
        <w:tc>
          <w:tcPr>
            <w:tcW w:w="1701" w:type="dxa"/>
            <w:tcBorders>
              <w:top w:val="nil"/>
              <w:left w:val="nil"/>
              <w:bottom w:val="single" w:color="auto" w:sz="4" w:space="0"/>
              <w:right w:val="single" w:color="auto" w:sz="4" w:space="0"/>
            </w:tcBorders>
            <w:shd w:val="clear" w:color="auto" w:fill="auto"/>
            <w:vAlign w:val="center"/>
          </w:tcPr>
          <w:p>
            <w:pPr>
              <w:widowControl/>
              <w:jc w:val="center"/>
              <w:rPr>
                <w:rFonts w:ascii="楷体" w:hAnsi="楷体" w:eastAsia="楷体" w:cs="宋体"/>
                <w:b/>
                <w:color w:val="000000" w:themeColor="text1"/>
                <w:kern w:val="0"/>
                <w:szCs w:val="21"/>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单价</w:t>
            </w:r>
          </w:p>
        </w:tc>
        <w:tc>
          <w:tcPr>
            <w:tcW w:w="1669" w:type="dxa"/>
            <w:tcBorders>
              <w:top w:val="nil"/>
              <w:left w:val="nil"/>
              <w:bottom w:val="single" w:color="auto" w:sz="4" w:space="0"/>
              <w:right w:val="single" w:color="auto" w:sz="4" w:space="0"/>
            </w:tcBorders>
            <w:shd w:val="clear" w:color="auto" w:fill="auto"/>
            <w:vAlign w:val="center"/>
          </w:tcPr>
          <w:p>
            <w:pPr>
              <w:widowControl/>
              <w:jc w:val="center"/>
              <w:rPr>
                <w:rFonts w:ascii="楷体" w:hAnsi="楷体" w:eastAsia="楷体" w:cs="宋体"/>
                <w:b/>
                <w:color w:val="000000" w:themeColor="text1"/>
                <w:kern w:val="0"/>
                <w:szCs w:val="21"/>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数量</w:t>
            </w:r>
          </w:p>
        </w:tc>
        <w:tc>
          <w:tcPr>
            <w:tcW w:w="1308" w:type="dxa"/>
            <w:tcBorders>
              <w:top w:val="nil"/>
              <w:left w:val="nil"/>
              <w:bottom w:val="single" w:color="auto" w:sz="4" w:space="0"/>
              <w:right w:val="single" w:color="auto" w:sz="8" w:space="0"/>
            </w:tcBorders>
            <w:shd w:val="clear" w:color="auto" w:fill="auto"/>
            <w:vAlign w:val="center"/>
          </w:tcPr>
          <w:p>
            <w:pPr>
              <w:widowControl/>
              <w:jc w:val="center"/>
              <w:rPr>
                <w:rFonts w:ascii="楷体" w:hAnsi="楷体" w:eastAsia="楷体" w:cs="宋体"/>
                <w:b/>
                <w:color w:val="000000" w:themeColor="text1"/>
                <w:kern w:val="0"/>
                <w:szCs w:val="21"/>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总价/元</w:t>
            </w:r>
          </w:p>
        </w:tc>
      </w:tr>
      <w:tr>
        <w:trPr>
          <w:trHeight w:val="500" w:hRule="atLeast"/>
        </w:trPr>
        <w:tc>
          <w:tcPr>
            <w:tcW w:w="4111" w:type="dxa"/>
            <w:gridSpan w:val="2"/>
            <w:tcBorders>
              <w:top w:val="nil"/>
              <w:left w:val="single" w:color="auto" w:sz="8" w:space="0"/>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lang w:eastAsia="zh-Hans"/>
                <w14:textFill>
                  <w14:solidFill>
                    <w14:schemeClr w14:val="tx1"/>
                  </w14:solidFill>
                </w14:textFill>
              </w:rPr>
            </w:pPr>
            <w:r>
              <w:rPr>
                <w:rFonts w:hint="eastAsia" w:ascii="楷体" w:hAnsi="楷体" w:eastAsia="楷体" w:cs="宋体"/>
                <w:b/>
                <w:color w:val="000000" w:themeColor="text1"/>
                <w:kern w:val="0"/>
                <w:szCs w:val="21"/>
                <w:lang w:eastAsia="zh-Hans"/>
                <w14:textFill>
                  <w14:solidFill>
                    <w14:schemeClr w14:val="tx1"/>
                  </w14:solidFill>
                </w14:textFill>
              </w:rPr>
              <w:t>平台服务费</w:t>
            </w:r>
          </w:p>
        </w:tc>
        <w:tc>
          <w:tcPr>
            <w:tcW w:w="1701" w:type="dxa"/>
            <w:tcBorders>
              <w:top w:val="nil"/>
              <w:left w:val="nil"/>
              <w:bottom w:val="single" w:color="auto" w:sz="4" w:space="0"/>
              <w:right w:val="single" w:color="auto" w:sz="4" w:space="0"/>
            </w:tcBorders>
            <w:shd w:val="clear" w:color="auto" w:fill="FFFFFF"/>
            <w:vAlign w:val="center"/>
          </w:tcPr>
          <w:p>
            <w:pPr>
              <w:widowControl/>
              <w:jc w:val="center"/>
              <w:rPr>
                <w:rFonts w:hint="default" w:ascii="楷体" w:hAnsi="楷体" w:eastAsia="楷体" w:cs="宋体"/>
                <w:color w:val="000000" w:themeColor="text1"/>
                <w:kern w:val="0"/>
                <w:szCs w:val="21"/>
                <w:lang w:val="en-US" w:eastAsia="zh-Hans"/>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8</w:t>
            </w:r>
            <w:r>
              <w:rPr>
                <w:rFonts w:ascii="楷体" w:hAnsi="楷体" w:eastAsia="楷体" w:cs="宋体"/>
                <w:color w:val="000000" w:themeColor="text1"/>
                <w:kern w:val="0"/>
                <w:szCs w:val="21"/>
                <w14:textFill>
                  <w14:solidFill>
                    <w14:schemeClr w14:val="tx1"/>
                  </w14:solidFill>
                </w14:textFill>
              </w:rPr>
              <w:t>800</w:t>
            </w:r>
            <w:r>
              <w:rPr>
                <w:rFonts w:hint="eastAsia" w:ascii="楷体" w:hAnsi="楷体" w:eastAsia="楷体" w:cs="宋体"/>
                <w:color w:val="000000" w:themeColor="text1"/>
                <w:kern w:val="0"/>
                <w:szCs w:val="21"/>
                <w:lang w:val="en-US" w:eastAsia="zh-Hans"/>
                <w14:textFill>
                  <w14:solidFill>
                    <w14:schemeClr w14:val="tx1"/>
                  </w14:solidFill>
                </w14:textFill>
              </w:rPr>
              <w:t>元</w:t>
            </w:r>
            <w:r>
              <w:rPr>
                <w:rFonts w:hint="default" w:ascii="楷体" w:hAnsi="楷体" w:eastAsia="楷体" w:cs="宋体"/>
                <w:color w:val="000000" w:themeColor="text1"/>
                <w:kern w:val="0"/>
                <w:szCs w:val="21"/>
                <w:lang w:eastAsia="zh-Hans"/>
                <w14:textFill>
                  <w14:solidFill>
                    <w14:schemeClr w14:val="tx1"/>
                  </w14:solidFill>
                </w14:textFill>
              </w:rPr>
              <w:t>/</w:t>
            </w:r>
            <w:r>
              <w:rPr>
                <w:rFonts w:hint="eastAsia" w:ascii="楷体" w:hAnsi="楷体" w:eastAsia="楷体" w:cs="宋体"/>
                <w:color w:val="000000" w:themeColor="text1"/>
                <w:kern w:val="0"/>
                <w:szCs w:val="21"/>
                <w:lang w:val="en-US" w:eastAsia="zh-CN"/>
                <w14:textFill>
                  <w14:solidFill>
                    <w14:schemeClr w14:val="tx1"/>
                  </w14:solidFill>
                </w14:textFill>
              </w:rPr>
              <w:t>两</w:t>
            </w:r>
            <w:r>
              <w:rPr>
                <w:rFonts w:hint="eastAsia" w:ascii="楷体" w:hAnsi="楷体" w:eastAsia="楷体" w:cs="宋体"/>
                <w:color w:val="000000" w:themeColor="text1"/>
                <w:kern w:val="0"/>
                <w:szCs w:val="21"/>
                <w:lang w:val="en-US" w:eastAsia="zh-Hans"/>
                <w14:textFill>
                  <w14:solidFill>
                    <w14:schemeClr w14:val="tx1"/>
                  </w14:solidFill>
                </w14:textFill>
              </w:rPr>
              <w:t>年</w:t>
            </w:r>
          </w:p>
        </w:tc>
        <w:tc>
          <w:tcPr>
            <w:tcW w:w="1669" w:type="dxa"/>
            <w:tcBorders>
              <w:top w:val="nil"/>
              <w:left w:val="nil"/>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ascii="楷体" w:hAnsi="楷体" w:eastAsia="楷体" w:cs="宋体"/>
                <w:color w:val="000000" w:themeColor="text1"/>
                <w:kern w:val="0"/>
                <w:szCs w:val="21"/>
                <w14:textFill>
                  <w14:solidFill>
                    <w14:schemeClr w14:val="tx1"/>
                  </w14:solidFill>
                </w14:textFill>
              </w:rPr>
              <w:t>/</w:t>
            </w:r>
          </w:p>
        </w:tc>
        <w:tc>
          <w:tcPr>
            <w:tcW w:w="1308" w:type="dxa"/>
            <w:tcBorders>
              <w:top w:val="nil"/>
              <w:left w:val="nil"/>
              <w:bottom w:val="single" w:color="auto" w:sz="4" w:space="0"/>
              <w:right w:val="single" w:color="auto" w:sz="8" w:space="0"/>
            </w:tcBorders>
            <w:shd w:val="clear" w:color="auto" w:fill="FFFFFF"/>
            <w:vAlign w:val="center"/>
          </w:tcPr>
          <w:p>
            <w:pPr>
              <w:widowControl/>
              <w:jc w:val="center"/>
              <w:rPr>
                <w:rFonts w:hint="default" w:ascii="楷体" w:hAnsi="楷体" w:eastAsia="楷体" w:cs="宋体"/>
                <w:color w:val="000000" w:themeColor="text1"/>
                <w:kern w:val="0"/>
                <w:szCs w:val="21"/>
                <w:lang w:val="en-US" w:eastAsia="zh-CN"/>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8800</w:t>
            </w:r>
          </w:p>
        </w:tc>
      </w:tr>
      <w:tr>
        <w:trPr>
          <w:trHeight w:val="500" w:hRule="atLeast"/>
        </w:trPr>
        <w:tc>
          <w:tcPr>
            <w:tcW w:w="4111" w:type="dxa"/>
            <w:gridSpan w:val="2"/>
            <w:tcBorders>
              <w:top w:val="nil"/>
              <w:left w:val="single" w:color="auto" w:sz="8" w:space="0"/>
              <w:bottom w:val="single" w:color="auto" w:sz="4" w:space="0"/>
              <w:right w:val="single" w:color="auto" w:sz="4" w:space="0"/>
            </w:tcBorders>
            <w:shd w:val="clear" w:color="auto" w:fill="FFFFFF"/>
            <w:vAlign w:val="center"/>
          </w:tcPr>
          <w:p>
            <w:pPr>
              <w:widowControl/>
              <w:jc w:val="center"/>
              <w:rPr>
                <w:rFonts w:ascii="楷体" w:hAnsi="楷体" w:eastAsia="楷体" w:cs="宋体"/>
                <w:b/>
                <w:color w:val="000000" w:themeColor="text1"/>
                <w:kern w:val="0"/>
                <w:szCs w:val="21"/>
                <w:lang w:eastAsia="zh-Hans"/>
                <w14:textFill>
                  <w14:solidFill>
                    <w14:schemeClr w14:val="tx1"/>
                  </w14:solidFill>
                </w14:textFill>
              </w:rPr>
            </w:pPr>
            <w:r>
              <w:rPr>
                <w:rFonts w:ascii="楷体" w:hAnsi="楷体" w:eastAsia="楷体" w:cs="宋体"/>
                <w:b/>
                <w:color w:val="000000" w:themeColor="text1"/>
                <w:kern w:val="0"/>
                <w:szCs w:val="21"/>
                <w14:textFill>
                  <w14:solidFill>
                    <w14:schemeClr w14:val="tx1"/>
                  </w14:solidFill>
                </w14:textFill>
              </w:rPr>
              <w:t>AI</w:t>
            </w:r>
            <w:r>
              <w:rPr>
                <w:rFonts w:hint="eastAsia" w:ascii="楷体" w:hAnsi="楷体" w:eastAsia="楷体" w:cs="宋体"/>
                <w:b/>
                <w:color w:val="000000" w:themeColor="text1"/>
                <w:kern w:val="0"/>
                <w:szCs w:val="21"/>
                <w:lang w:eastAsia="zh-Hans"/>
                <w14:textFill>
                  <w14:solidFill>
                    <w14:schemeClr w14:val="tx1"/>
                  </w14:solidFill>
                </w14:textFill>
              </w:rPr>
              <w:t>外呼费用</w:t>
            </w:r>
            <w:r>
              <w:rPr>
                <w:rFonts w:ascii="楷体" w:hAnsi="楷体" w:eastAsia="楷体" w:cs="宋体"/>
                <w:b/>
                <w:color w:val="000000" w:themeColor="text1"/>
                <w:kern w:val="0"/>
                <w:szCs w:val="21"/>
                <w:lang w:eastAsia="zh-Hans"/>
                <w14:textFill>
                  <w14:solidFill>
                    <w14:schemeClr w14:val="tx1"/>
                  </w14:solidFill>
                </w14:textFill>
              </w:rPr>
              <w:t>-</w:t>
            </w:r>
            <w:r>
              <w:rPr>
                <w:rFonts w:hint="eastAsia" w:ascii="楷体" w:hAnsi="楷体" w:eastAsia="楷体" w:cs="宋体"/>
                <w:b/>
                <w:color w:val="000000" w:themeColor="text1"/>
                <w:kern w:val="0"/>
                <w:szCs w:val="21"/>
                <w:lang w:eastAsia="zh-Hans"/>
                <w14:textFill>
                  <w14:solidFill>
                    <w14:schemeClr w14:val="tx1"/>
                  </w14:solidFill>
                </w14:textFill>
              </w:rPr>
              <w:t>按量付费</w:t>
            </w:r>
          </w:p>
          <w:p>
            <w:pPr>
              <w:widowControl/>
              <w:jc w:val="center"/>
              <w:rPr>
                <w:rFonts w:ascii="楷体" w:hAnsi="楷体" w:eastAsia="楷体" w:cs="宋体"/>
                <w:b/>
                <w:color w:val="000000" w:themeColor="text1"/>
                <w:kern w:val="0"/>
                <w:szCs w:val="21"/>
                <w:lang w:eastAsia="zh-Hans"/>
                <w14:textFill>
                  <w14:solidFill>
                    <w14:schemeClr w14:val="tx1"/>
                  </w14:solidFill>
                </w14:textFill>
              </w:rPr>
            </w:pPr>
            <w:r>
              <w:rPr>
                <w:rFonts w:hint="eastAsia" w:ascii="楷体" w:hAnsi="楷体" w:eastAsia="楷体" w:cs="宋体"/>
                <w:b/>
                <w:color w:val="000000" w:themeColor="text1"/>
                <w:kern w:val="0"/>
                <w:szCs w:val="21"/>
                <w:lang w:eastAsia="zh-Hans"/>
                <w14:textFill>
                  <w14:solidFill>
                    <w14:schemeClr w14:val="tx1"/>
                  </w14:solidFill>
                </w14:textFill>
              </w:rPr>
              <w:t>（包含话费</w:t>
            </w:r>
            <w:ins w:id="10" w:author="一知-shan-FW" w:date="2024-01-04T16:05:21Z">
              <w:r>
                <w:rPr>
                  <w:rFonts w:hint="eastAsia" w:ascii="楷体" w:hAnsi="楷体" w:eastAsia="楷体" w:cs="宋体"/>
                  <w:b/>
                  <w:color w:val="000000" w:themeColor="text1"/>
                  <w:kern w:val="0"/>
                  <w:szCs w:val="21"/>
                  <w:lang w:eastAsia="zh-CN"/>
                  <w14:textFill>
                    <w14:solidFill>
                      <w14:schemeClr w14:val="tx1"/>
                    </w14:solidFill>
                  </w14:textFill>
                </w:rPr>
                <w:t>，</w:t>
              </w:r>
            </w:ins>
            <w:ins w:id="11" w:author="一知-shan-FW" w:date="2024-01-04T16:05:22Z">
              <w:r>
                <w:rPr>
                  <w:rFonts w:hint="eastAsia" w:ascii="楷体" w:hAnsi="楷体" w:eastAsia="楷体" w:cs="宋体"/>
                  <w:b/>
                  <w:color w:val="000000" w:themeColor="text1"/>
                  <w:kern w:val="0"/>
                  <w:szCs w:val="21"/>
                  <w:lang w:val="en-US" w:eastAsia="zh-CN"/>
                  <w14:textFill>
                    <w14:solidFill>
                      <w14:schemeClr w14:val="tx1"/>
                    </w14:solidFill>
                  </w14:textFill>
                </w:rPr>
                <w:t>需</w:t>
              </w:r>
            </w:ins>
            <w:ins w:id="12" w:author="一知-shan-FW" w:date="2024-01-04T16:05:25Z">
              <w:r>
                <w:rPr>
                  <w:rFonts w:hint="eastAsia" w:ascii="楷体" w:hAnsi="楷体" w:eastAsia="楷体" w:cs="宋体"/>
                  <w:b/>
                  <w:color w:val="000000" w:themeColor="text1"/>
                  <w:kern w:val="0"/>
                  <w:szCs w:val="21"/>
                  <w:lang w:val="en-US" w:eastAsia="zh-CN"/>
                  <w14:textFill>
                    <w14:solidFill>
                      <w14:schemeClr w14:val="tx1"/>
                    </w14:solidFill>
                  </w14:textFill>
                </w:rPr>
                <w:t>预充值</w:t>
              </w:r>
            </w:ins>
            <w:r>
              <w:rPr>
                <w:rFonts w:hint="eastAsia" w:ascii="楷体" w:hAnsi="楷体" w:eastAsia="楷体" w:cs="宋体"/>
                <w:b/>
                <w:color w:val="000000" w:themeColor="text1"/>
                <w:kern w:val="0"/>
                <w:szCs w:val="21"/>
                <w:lang w:eastAsia="zh-Hans"/>
                <w14:textFill>
                  <w14:solidFill>
                    <w14:schemeClr w14:val="tx1"/>
                  </w14:solidFill>
                </w14:textFill>
              </w:rPr>
              <w:t>）</w:t>
            </w:r>
          </w:p>
        </w:tc>
        <w:tc>
          <w:tcPr>
            <w:tcW w:w="1701" w:type="dxa"/>
            <w:tcBorders>
              <w:top w:val="nil"/>
              <w:left w:val="nil"/>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lang w:eastAsia="zh-Hans"/>
                <w14:textFill>
                  <w14:solidFill>
                    <w14:schemeClr w14:val="tx1"/>
                  </w14:solidFill>
                </w14:textFill>
              </w:rPr>
            </w:pPr>
            <w:r>
              <w:rPr>
                <w:rFonts w:ascii="楷体" w:hAnsi="楷体" w:eastAsia="楷体" w:cs="宋体"/>
                <w:color w:val="000000" w:themeColor="text1"/>
                <w:kern w:val="0"/>
                <w:szCs w:val="21"/>
                <w14:textFill>
                  <w14:solidFill>
                    <w14:schemeClr w14:val="tx1"/>
                  </w14:solidFill>
                </w14:textFill>
              </w:rPr>
              <w:t>0.</w:t>
            </w:r>
            <w:r>
              <w:rPr>
                <w:rFonts w:hint="eastAsia" w:ascii="楷体" w:hAnsi="楷体" w:eastAsia="楷体" w:cs="宋体"/>
                <w:color w:val="000000" w:themeColor="text1"/>
                <w:kern w:val="0"/>
                <w:szCs w:val="21"/>
                <w:lang w:val="en-US" w:eastAsia="zh-CN"/>
                <w14:textFill>
                  <w14:solidFill>
                    <w14:schemeClr w14:val="tx1"/>
                  </w14:solidFill>
                </w14:textFill>
              </w:rPr>
              <w:t>18</w:t>
            </w:r>
            <w:r>
              <w:rPr>
                <w:rFonts w:hint="eastAsia" w:ascii="楷体" w:hAnsi="楷体" w:eastAsia="楷体" w:cs="宋体"/>
                <w:color w:val="000000" w:themeColor="text1"/>
                <w:kern w:val="0"/>
                <w:szCs w:val="21"/>
                <w:lang w:eastAsia="zh-Hans"/>
                <w14:textFill>
                  <w14:solidFill>
                    <w14:schemeClr w14:val="tx1"/>
                  </w14:solidFill>
                </w14:textFill>
              </w:rPr>
              <w:t>元</w:t>
            </w:r>
            <w:r>
              <w:rPr>
                <w:rFonts w:ascii="楷体" w:hAnsi="楷体" w:eastAsia="楷体" w:cs="宋体"/>
                <w:color w:val="000000" w:themeColor="text1"/>
                <w:kern w:val="0"/>
                <w:szCs w:val="21"/>
                <w:lang w:eastAsia="zh-Hans"/>
                <w14:textFill>
                  <w14:solidFill>
                    <w14:schemeClr w14:val="tx1"/>
                  </w14:solidFill>
                </w14:textFill>
              </w:rPr>
              <w:t>/</w:t>
            </w:r>
            <w:r>
              <w:rPr>
                <w:rFonts w:hint="eastAsia" w:ascii="楷体" w:hAnsi="楷体" w:eastAsia="楷体" w:cs="宋体"/>
                <w:color w:val="000000" w:themeColor="text1"/>
                <w:kern w:val="0"/>
                <w:szCs w:val="21"/>
                <w:lang w:eastAsia="zh-Hans"/>
                <w14:textFill>
                  <w14:solidFill>
                    <w14:schemeClr w14:val="tx1"/>
                  </w14:solidFill>
                </w14:textFill>
              </w:rPr>
              <w:t>分钟</w:t>
            </w:r>
          </w:p>
        </w:tc>
        <w:tc>
          <w:tcPr>
            <w:tcW w:w="1669" w:type="dxa"/>
            <w:tcBorders>
              <w:top w:val="nil"/>
              <w:left w:val="nil"/>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ascii="楷体" w:hAnsi="楷体" w:eastAsia="楷体" w:cs="宋体"/>
                <w:color w:val="000000" w:themeColor="text1"/>
                <w:kern w:val="0"/>
                <w:szCs w:val="21"/>
                <w14:textFill>
                  <w14:solidFill>
                    <w14:schemeClr w14:val="tx1"/>
                  </w14:solidFill>
                </w14:textFill>
              </w:rPr>
              <w:t>/</w:t>
            </w:r>
          </w:p>
        </w:tc>
        <w:tc>
          <w:tcPr>
            <w:tcW w:w="1308" w:type="dxa"/>
            <w:tcBorders>
              <w:top w:val="nil"/>
              <w:left w:val="nil"/>
              <w:right w:val="single" w:color="auto" w:sz="8" w:space="0"/>
            </w:tcBorders>
            <w:shd w:val="clear" w:color="auto" w:fill="FFFFFF"/>
            <w:vAlign w:val="center"/>
          </w:tcPr>
          <w:p>
            <w:pPr>
              <w:widowControl/>
              <w:jc w:val="center"/>
              <w:rPr>
                <w:rFonts w:hint="default" w:ascii="楷体" w:hAnsi="楷体" w:eastAsia="楷体" w:cs="宋体"/>
                <w:color w:val="000000" w:themeColor="text1"/>
                <w:kern w:val="0"/>
                <w:szCs w:val="21"/>
                <w:lang w:val="en-US" w:eastAsia="zh-CN"/>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10000</w:t>
            </w:r>
          </w:p>
        </w:tc>
      </w:tr>
      <w:tr>
        <w:trPr>
          <w:trHeight w:val="500" w:hRule="atLeast"/>
        </w:trPr>
        <w:tc>
          <w:tcPr>
            <w:tcW w:w="1985" w:type="dxa"/>
            <w:vMerge w:val="restart"/>
            <w:tcBorders>
              <w:top w:val="single" w:color="auto" w:sz="4" w:space="0"/>
              <w:left w:val="single" w:color="auto" w:sz="4" w:space="0"/>
              <w:right w:val="single" w:color="auto" w:sz="4" w:space="0"/>
            </w:tcBorders>
            <w:shd w:val="clear" w:color="auto" w:fill="FFFFFF"/>
            <w:vAlign w:val="center"/>
          </w:tcPr>
          <w:p>
            <w:pPr>
              <w:widowControl/>
              <w:jc w:val="center"/>
              <w:rPr>
                <w:ins w:id="13" w:author="一知-shan-FW" w:date="2024-01-04T16:05:34Z"/>
                <w:rFonts w:hint="eastAsia" w:ascii="楷体" w:hAnsi="楷体" w:eastAsia="楷体" w:cs="宋体"/>
                <w:b/>
                <w:color w:val="000000" w:themeColor="text1"/>
                <w:kern w:val="0"/>
                <w:szCs w:val="21"/>
                <w:lang w:val="en-US" w:eastAsia="zh-Hans"/>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话术制作</w:t>
            </w:r>
            <w:r>
              <w:rPr>
                <w:rFonts w:hint="eastAsia" w:ascii="楷体" w:hAnsi="楷体" w:eastAsia="楷体" w:cs="宋体"/>
                <w:b/>
                <w:color w:val="000000" w:themeColor="text1"/>
                <w:kern w:val="0"/>
                <w:szCs w:val="21"/>
                <w:lang w:val="en-US" w:eastAsia="zh-Hans"/>
                <w14:textFill>
                  <w14:solidFill>
                    <w14:schemeClr w14:val="tx1"/>
                  </w14:solidFill>
                </w14:textFill>
              </w:rPr>
              <w:t>服务</w:t>
            </w:r>
          </w:p>
          <w:p>
            <w:pPr>
              <w:widowControl/>
              <w:jc w:val="center"/>
              <w:rPr>
                <w:rFonts w:hint="default" w:ascii="楷体" w:hAnsi="楷体" w:eastAsia="楷体" w:cs="宋体"/>
                <w:b/>
                <w:color w:val="000000" w:themeColor="text1"/>
                <w:kern w:val="0"/>
                <w:szCs w:val="21"/>
                <w:lang w:val="en-US" w:eastAsia="zh-CN"/>
                <w14:textFill>
                  <w14:solidFill>
                    <w14:schemeClr w14:val="tx1"/>
                  </w14:solidFill>
                </w14:textFill>
              </w:rPr>
            </w:pPr>
            <w:ins w:id="14" w:author="一知-shan-FW" w:date="2024-01-04T16:05:27Z">
              <w:r>
                <w:rPr>
                  <w:rFonts w:hint="eastAsia" w:ascii="楷体" w:hAnsi="楷体" w:eastAsia="楷体" w:cs="宋体"/>
                  <w:b/>
                  <w:color w:val="000000" w:themeColor="text1"/>
                  <w:kern w:val="0"/>
                  <w:szCs w:val="21"/>
                  <w:lang w:val="en-US" w:eastAsia="zh-CN"/>
                  <w14:textFill>
                    <w14:solidFill>
                      <w14:schemeClr w14:val="tx1"/>
                    </w14:solidFill>
                  </w14:textFill>
                </w:rPr>
                <w:t>（</w:t>
              </w:r>
            </w:ins>
            <w:ins w:id="15" w:author="一知-shan-FW" w:date="2024-01-04T16:05:28Z">
              <w:r>
                <w:rPr>
                  <w:rFonts w:hint="eastAsia" w:ascii="楷体" w:hAnsi="楷体" w:eastAsia="楷体" w:cs="宋体"/>
                  <w:b/>
                  <w:color w:val="000000" w:themeColor="text1"/>
                  <w:kern w:val="0"/>
                  <w:szCs w:val="21"/>
                  <w:lang w:val="en-US" w:eastAsia="zh-CN"/>
                  <w14:textFill>
                    <w14:solidFill>
                      <w14:schemeClr w14:val="tx1"/>
                    </w14:solidFill>
                  </w14:textFill>
                </w:rPr>
                <w:t>需</w:t>
              </w:r>
            </w:ins>
            <w:ins w:id="16" w:author="一知-shan-FW" w:date="2024-01-04T16:05:30Z">
              <w:r>
                <w:rPr>
                  <w:rFonts w:hint="eastAsia" w:ascii="楷体" w:hAnsi="楷体" w:eastAsia="楷体" w:cs="宋体"/>
                  <w:b/>
                  <w:color w:val="000000" w:themeColor="text1"/>
                  <w:kern w:val="0"/>
                  <w:szCs w:val="21"/>
                  <w:lang w:val="en-US" w:eastAsia="zh-CN"/>
                  <w14:textFill>
                    <w14:solidFill>
                      <w14:schemeClr w14:val="tx1"/>
                    </w14:solidFill>
                  </w14:textFill>
                </w:rPr>
                <w:t>预充值</w:t>
              </w:r>
            </w:ins>
            <w:ins w:id="17" w:author="一知-shan-FW" w:date="2024-01-04T16:05:31Z">
              <w:bookmarkStart w:id="7" w:name="_GoBack"/>
              <w:bookmarkEnd w:id="7"/>
              <w:r>
                <w:rPr>
                  <w:rFonts w:hint="eastAsia" w:ascii="楷体" w:hAnsi="楷体" w:eastAsia="楷体" w:cs="宋体"/>
                  <w:b/>
                  <w:color w:val="000000" w:themeColor="text1"/>
                  <w:kern w:val="0"/>
                  <w:szCs w:val="21"/>
                  <w:lang w:val="en-US" w:eastAsia="zh-CN"/>
                  <w14:textFill>
                    <w14:solidFill>
                      <w14:schemeClr w14:val="tx1"/>
                    </w14:solidFill>
                  </w14:textFill>
                </w:rPr>
                <w:t>）</w:t>
              </w:r>
            </w:ins>
          </w:p>
        </w:tc>
        <w:tc>
          <w:tcPr>
            <w:tcW w:w="2126" w:type="dxa"/>
            <w:tcBorders>
              <w:top w:val="nil"/>
              <w:left w:val="nil"/>
              <w:bottom w:val="single" w:color="auto" w:sz="4" w:space="0"/>
              <w:right w:val="single" w:color="auto" w:sz="4" w:space="0"/>
            </w:tcBorders>
            <w:shd w:val="clear" w:color="auto" w:fill="FFFFFF"/>
            <w:vAlign w:val="center"/>
          </w:tcPr>
          <w:p>
            <w:pPr>
              <w:widowControl/>
              <w:jc w:val="left"/>
              <w:rPr>
                <w:rFonts w:hint="eastAsia" w:ascii="楷体" w:hAnsi="楷体" w:eastAsia="楷体" w:cs="宋体"/>
                <w:color w:val="000000" w:themeColor="text1"/>
                <w:kern w:val="0"/>
                <w:szCs w:val="21"/>
                <w:lang w:eastAsia="zh-Hans"/>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话术设计</w:t>
            </w:r>
            <w:r>
              <w:rPr>
                <w:rFonts w:hint="eastAsia" w:ascii="楷体" w:hAnsi="楷体" w:eastAsia="楷体" w:cs="宋体"/>
                <w:color w:val="000000" w:themeColor="text1"/>
                <w:kern w:val="0"/>
                <w:szCs w:val="21"/>
                <w:lang w:eastAsia="zh-Hans"/>
                <w14:textFill>
                  <w14:solidFill>
                    <w14:schemeClr w14:val="tx1"/>
                  </w14:solidFill>
                </w14:textFill>
              </w:rPr>
              <w:t>、</w:t>
            </w:r>
            <w:r>
              <w:rPr>
                <w:rFonts w:hint="default" w:ascii="楷体" w:hAnsi="楷体" w:eastAsia="楷体" w:cs="宋体"/>
                <w:color w:val="000000" w:themeColor="text1"/>
                <w:kern w:val="0"/>
                <w:szCs w:val="21"/>
                <w14:textFill>
                  <w14:solidFill>
                    <w14:schemeClr w14:val="tx1"/>
                  </w14:solidFill>
                </w14:textFill>
              </w:rPr>
              <w:t>AI</w:t>
            </w:r>
            <w:r>
              <w:rPr>
                <w:rFonts w:hint="eastAsia" w:ascii="楷体" w:hAnsi="楷体" w:eastAsia="楷体" w:cs="宋体"/>
                <w:color w:val="000000" w:themeColor="text1"/>
                <w:kern w:val="0"/>
                <w:szCs w:val="21"/>
                <w:lang w:val="en-US" w:eastAsia="zh-Hans"/>
                <w14:textFill>
                  <w14:solidFill>
                    <w14:schemeClr w14:val="tx1"/>
                  </w14:solidFill>
                </w14:textFill>
              </w:rPr>
              <w:t>训练</w:t>
            </w:r>
          </w:p>
        </w:tc>
        <w:tc>
          <w:tcPr>
            <w:tcW w:w="1701" w:type="dxa"/>
            <w:tcBorders>
              <w:top w:val="nil"/>
              <w:left w:val="nil"/>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1000元/次</w:t>
            </w:r>
          </w:p>
        </w:tc>
        <w:tc>
          <w:tcPr>
            <w:tcW w:w="1669"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楷体" w:hAnsi="楷体" w:eastAsia="楷体" w:cs="Times New Roman"/>
                <w:color w:val="000000" w:themeColor="text1"/>
                <w:kern w:val="0"/>
                <w:szCs w:val="21"/>
                <w:lang w:val="en-US" w:eastAsia="zh-CN"/>
                <w14:textFill>
                  <w14:solidFill>
                    <w14:schemeClr w14:val="tx1"/>
                  </w14:solidFill>
                </w14:textFill>
              </w:rPr>
            </w:pPr>
            <w:r>
              <w:rPr>
                <w:rFonts w:hint="eastAsia" w:ascii="楷体" w:hAnsi="楷体" w:eastAsia="楷体" w:cs="Times New Roman"/>
                <w:color w:val="000000" w:themeColor="text1"/>
                <w:kern w:val="0"/>
                <w:szCs w:val="21"/>
                <w:lang w:val="en-US" w:eastAsia="zh-CN"/>
                <w14:textFill>
                  <w14:solidFill>
                    <w14:schemeClr w14:val="tx1"/>
                  </w14:solidFill>
                </w14:textFill>
              </w:rPr>
              <w:t>2</w:t>
            </w:r>
          </w:p>
        </w:tc>
        <w:tc>
          <w:tcPr>
            <w:tcW w:w="1308"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ascii="楷体" w:hAnsi="楷体" w:eastAsia="楷体" w:cs="宋体"/>
                <w:color w:val="000000" w:themeColor="text1"/>
                <w:kern w:val="0"/>
                <w:szCs w:val="21"/>
                <w14:textFill>
                  <w14:solidFill>
                    <w14:schemeClr w14:val="tx1"/>
                  </w14:solidFill>
                </w14:textFill>
              </w:rPr>
              <w:t>0</w:t>
            </w:r>
          </w:p>
        </w:tc>
      </w:tr>
      <w:tr>
        <w:trPr>
          <w:trHeight w:val="500" w:hRule="atLeast"/>
        </w:trPr>
        <w:tc>
          <w:tcPr>
            <w:tcW w:w="1985" w:type="dxa"/>
            <w:vMerge w:val="continue"/>
            <w:tcBorders>
              <w:left w:val="single" w:color="auto" w:sz="4" w:space="0"/>
              <w:right w:val="single" w:color="auto" w:sz="4" w:space="0"/>
            </w:tcBorders>
            <w:vAlign w:val="center"/>
          </w:tcPr>
          <w:p>
            <w:pPr>
              <w:widowControl/>
              <w:jc w:val="left"/>
              <w:rPr>
                <w:rFonts w:ascii="楷体" w:hAnsi="楷体" w:eastAsia="楷体" w:cs="宋体"/>
                <w:b/>
                <w:color w:val="000000" w:themeColor="text1"/>
                <w:kern w:val="0"/>
                <w:szCs w:val="21"/>
                <w14:textFill>
                  <w14:solidFill>
                    <w14:schemeClr w14:val="tx1"/>
                  </w14:solidFill>
                </w14:textFill>
              </w:rPr>
            </w:pPr>
          </w:p>
        </w:tc>
        <w:tc>
          <w:tcPr>
            <w:tcW w:w="2126" w:type="dxa"/>
            <w:tcBorders>
              <w:top w:val="nil"/>
              <w:left w:val="nil"/>
              <w:bottom w:val="single" w:color="auto" w:sz="4" w:space="0"/>
              <w:right w:val="single" w:color="auto" w:sz="4" w:space="0"/>
            </w:tcBorders>
            <w:shd w:val="clear" w:color="auto" w:fill="FFFFFF"/>
            <w:vAlign w:val="center"/>
          </w:tcPr>
          <w:p>
            <w:pPr>
              <w:widowControl/>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人工</w:t>
            </w:r>
            <w:r>
              <w:rPr>
                <w:rFonts w:hint="eastAsia" w:ascii="楷体" w:hAnsi="楷体" w:eastAsia="楷体" w:cs="宋体"/>
                <w:color w:val="000000" w:themeColor="text1"/>
                <w:kern w:val="0"/>
                <w:szCs w:val="21"/>
                <w14:textFill>
                  <w14:solidFill>
                    <w14:schemeClr w14:val="tx1"/>
                  </w14:solidFill>
                </w14:textFill>
              </w:rPr>
              <w:t>话术音频录制</w:t>
            </w:r>
          </w:p>
        </w:tc>
        <w:tc>
          <w:tcPr>
            <w:tcW w:w="1701" w:type="dxa"/>
            <w:tcBorders>
              <w:top w:val="nil"/>
              <w:left w:val="nil"/>
              <w:bottom w:val="single" w:color="auto" w:sz="4" w:space="0"/>
              <w:right w:val="single" w:color="auto" w:sz="4" w:space="0"/>
            </w:tcBorders>
            <w:shd w:val="clear" w:color="auto" w:fill="FFFFFF"/>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500元/次</w:t>
            </w:r>
          </w:p>
        </w:tc>
        <w:tc>
          <w:tcPr>
            <w:tcW w:w="1669" w:type="dxa"/>
            <w:tcBorders>
              <w:top w:val="single" w:color="auto" w:sz="4" w:space="0"/>
              <w:left w:val="nil"/>
              <w:bottom w:val="single" w:color="auto" w:sz="4" w:space="0"/>
              <w:right w:val="single" w:color="auto" w:sz="4" w:space="0"/>
            </w:tcBorders>
            <w:vAlign w:val="center"/>
          </w:tcPr>
          <w:p>
            <w:pPr>
              <w:widowControl/>
              <w:jc w:val="center"/>
              <w:rPr>
                <w:rFonts w:hint="eastAsia" w:ascii="楷体" w:hAnsi="楷体" w:eastAsia="楷体" w:cs="Times New Roman"/>
                <w:color w:val="000000" w:themeColor="text1"/>
                <w:kern w:val="0"/>
                <w:szCs w:val="21"/>
                <w:lang w:val="en-US" w:eastAsia="zh-CN"/>
                <w14:textFill>
                  <w14:solidFill>
                    <w14:schemeClr w14:val="tx1"/>
                  </w14:solidFill>
                </w14:textFill>
              </w:rPr>
            </w:pPr>
            <w:r>
              <w:rPr>
                <w:rFonts w:hint="eastAsia" w:ascii="楷体" w:hAnsi="楷体" w:eastAsia="楷体" w:cs="Times New Roman"/>
                <w:color w:val="000000" w:themeColor="text1"/>
                <w:kern w:val="0"/>
                <w:szCs w:val="21"/>
                <w:lang w:val="en-US" w:eastAsia="zh-CN"/>
                <w14:textFill>
                  <w14:solidFill>
                    <w14:schemeClr w14:val="tx1"/>
                  </w14:solidFill>
                </w14:textFill>
              </w:rPr>
              <w:t>2</w:t>
            </w:r>
          </w:p>
        </w:tc>
        <w:tc>
          <w:tcPr>
            <w:tcW w:w="1308" w:type="dxa"/>
            <w:tcBorders>
              <w:top w:val="single" w:color="auto" w:sz="4" w:space="0"/>
              <w:left w:val="nil"/>
              <w:bottom w:val="single" w:color="auto" w:sz="4" w:space="0"/>
              <w:right w:val="single" w:color="auto" w:sz="8" w:space="0"/>
            </w:tcBorders>
            <w:shd w:val="clear" w:color="auto" w:fill="FFFFFF"/>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ascii="楷体" w:hAnsi="楷体" w:eastAsia="楷体" w:cs="宋体"/>
                <w:color w:val="000000" w:themeColor="text1"/>
                <w:kern w:val="0"/>
                <w:szCs w:val="21"/>
                <w14:textFill>
                  <w14:solidFill>
                    <w14:schemeClr w14:val="tx1"/>
                  </w14:solidFill>
                </w14:textFill>
              </w:rPr>
              <w:t>0</w:t>
            </w:r>
          </w:p>
        </w:tc>
      </w:tr>
      <w:tr>
        <w:trPr>
          <w:trHeight w:val="500" w:hRule="atLeast"/>
        </w:trPr>
        <w:tc>
          <w:tcPr>
            <w:tcW w:w="1985" w:type="dxa"/>
            <w:vMerge w:val="continue"/>
            <w:tcBorders>
              <w:left w:val="single" w:color="auto" w:sz="4" w:space="0"/>
              <w:right w:val="single" w:color="auto" w:sz="4" w:space="0"/>
            </w:tcBorders>
            <w:vAlign w:val="center"/>
          </w:tcPr>
          <w:p>
            <w:pPr>
              <w:widowControl/>
              <w:jc w:val="left"/>
              <w:rPr>
                <w:rFonts w:ascii="楷体" w:hAnsi="楷体" w:eastAsia="楷体" w:cs="宋体"/>
                <w:b/>
                <w:color w:val="000000" w:themeColor="text1"/>
                <w:kern w:val="0"/>
                <w:szCs w:val="21"/>
                <w14:textFill>
                  <w14:solidFill>
                    <w14:schemeClr w14:val="tx1"/>
                  </w14:solidFill>
                </w14:textFill>
              </w:rPr>
            </w:pPr>
          </w:p>
        </w:tc>
        <w:tc>
          <w:tcPr>
            <w:tcW w:w="2126" w:type="dxa"/>
            <w:tcBorders>
              <w:top w:val="nil"/>
              <w:left w:val="nil"/>
              <w:bottom w:val="single" w:color="auto" w:sz="4" w:space="0"/>
              <w:right w:val="single" w:color="auto" w:sz="4" w:space="0"/>
            </w:tcBorders>
            <w:shd w:val="clear" w:color="auto" w:fill="FFFFFF"/>
            <w:vAlign w:val="center"/>
          </w:tcPr>
          <w:p>
            <w:pPr>
              <w:widowControl/>
              <w:rPr>
                <w:rFonts w:hint="default" w:ascii="楷体" w:hAnsi="楷体" w:eastAsia="楷体" w:cs="宋体"/>
                <w:color w:val="000000" w:themeColor="text1"/>
                <w:kern w:val="0"/>
                <w:szCs w:val="21"/>
                <w:lang w:val="en-US" w:eastAsia="zh-Hans"/>
                <w14:textFill>
                  <w14:solidFill>
                    <w14:schemeClr w14:val="tx1"/>
                  </w14:solidFill>
                </w14:textFill>
              </w:rPr>
            </w:pPr>
            <w:r>
              <w:rPr>
                <w:rFonts w:hint="eastAsia" w:ascii="楷体" w:hAnsi="楷体" w:eastAsia="楷体" w:cs="宋体"/>
                <w:color w:val="000000" w:themeColor="text1"/>
                <w:kern w:val="0"/>
                <w:szCs w:val="21"/>
                <w:lang w:val="en-US" w:eastAsia="zh-Hans"/>
                <w14:textFill>
                  <w14:solidFill>
                    <w14:schemeClr w14:val="tx1"/>
                  </w14:solidFill>
                </w14:textFill>
              </w:rPr>
              <w:t>话术修改</w:t>
            </w:r>
          </w:p>
        </w:tc>
        <w:tc>
          <w:tcPr>
            <w:tcW w:w="1701" w:type="dxa"/>
            <w:tcBorders>
              <w:top w:val="nil"/>
              <w:left w:val="nil"/>
              <w:bottom w:val="single" w:color="auto" w:sz="4" w:space="0"/>
              <w:right w:val="single" w:color="auto" w:sz="4" w:space="0"/>
            </w:tcBorders>
            <w:shd w:val="clear" w:color="auto" w:fill="FFFFFF"/>
            <w:vAlign w:val="center"/>
          </w:tcPr>
          <w:p>
            <w:pPr>
              <w:widowControl/>
              <w:jc w:val="center"/>
              <w:rPr>
                <w:rFonts w:hint="default" w:ascii="楷体" w:hAnsi="楷体" w:eastAsia="楷体" w:cs="宋体"/>
                <w:color w:val="000000" w:themeColor="text1"/>
                <w:kern w:val="0"/>
                <w:szCs w:val="21"/>
                <w:lang w:val="en-US" w:eastAsia="zh-Hans"/>
                <w14:textFill>
                  <w14:solidFill>
                    <w14:schemeClr w14:val="tx1"/>
                  </w14:solidFill>
                </w14:textFill>
              </w:rPr>
            </w:pPr>
            <w:r>
              <w:rPr>
                <w:rFonts w:hint="default" w:ascii="楷体" w:hAnsi="楷体" w:eastAsia="楷体" w:cs="宋体"/>
                <w:color w:val="000000" w:themeColor="text1"/>
                <w:kern w:val="0"/>
                <w:szCs w:val="21"/>
                <w14:textFill>
                  <w14:solidFill>
                    <w14:schemeClr w14:val="tx1"/>
                  </w14:solidFill>
                </w14:textFill>
              </w:rPr>
              <w:t>10</w:t>
            </w:r>
            <w:r>
              <w:rPr>
                <w:rFonts w:hint="eastAsia" w:ascii="楷体" w:hAnsi="楷体" w:eastAsia="楷体" w:cs="宋体"/>
                <w:color w:val="000000" w:themeColor="text1"/>
                <w:kern w:val="0"/>
                <w:szCs w:val="21"/>
                <w:lang w:val="en-US" w:eastAsia="zh-Hans"/>
                <w14:textFill>
                  <w14:solidFill>
                    <w14:schemeClr w14:val="tx1"/>
                  </w14:solidFill>
                </w14:textFill>
              </w:rPr>
              <w:t>元</w:t>
            </w:r>
            <w:r>
              <w:rPr>
                <w:rFonts w:hint="default" w:ascii="楷体" w:hAnsi="楷体" w:eastAsia="楷体" w:cs="宋体"/>
                <w:color w:val="000000" w:themeColor="text1"/>
                <w:kern w:val="0"/>
                <w:szCs w:val="21"/>
                <w:lang w:eastAsia="zh-Hans"/>
                <w14:textFill>
                  <w14:solidFill>
                    <w14:schemeClr w14:val="tx1"/>
                  </w14:solidFill>
                </w14:textFill>
              </w:rPr>
              <w:t>/</w:t>
            </w:r>
            <w:r>
              <w:rPr>
                <w:rFonts w:hint="eastAsia" w:ascii="楷体" w:hAnsi="楷体" w:eastAsia="楷体" w:cs="宋体"/>
                <w:color w:val="000000" w:themeColor="text1"/>
                <w:kern w:val="0"/>
                <w:szCs w:val="21"/>
                <w:lang w:val="en-US" w:eastAsia="zh-Hans"/>
                <w14:textFill>
                  <w14:solidFill>
                    <w14:schemeClr w14:val="tx1"/>
                  </w14:solidFill>
                </w14:textFill>
              </w:rPr>
              <w:t>句</w:t>
            </w:r>
          </w:p>
        </w:tc>
        <w:tc>
          <w:tcPr>
            <w:tcW w:w="1669" w:type="dxa"/>
            <w:tcBorders>
              <w:top w:val="single" w:color="auto" w:sz="4" w:space="0"/>
              <w:left w:val="nil"/>
              <w:bottom w:val="single" w:color="auto" w:sz="4" w:space="0"/>
              <w:right w:val="single" w:color="auto" w:sz="4" w:space="0"/>
            </w:tcBorders>
            <w:vAlign w:val="center"/>
          </w:tcPr>
          <w:p>
            <w:pPr>
              <w:widowControl/>
              <w:jc w:val="center"/>
              <w:rPr>
                <w:rFonts w:hint="default" w:ascii="楷体" w:hAnsi="楷体" w:eastAsia="楷体" w:cs="Times New Roman"/>
                <w:color w:val="000000" w:themeColor="text1"/>
                <w:kern w:val="0"/>
                <w:szCs w:val="21"/>
                <w:lang w:val="en-US" w:eastAsia="zh-CN"/>
                <w14:textFill>
                  <w14:solidFill>
                    <w14:schemeClr w14:val="tx1"/>
                  </w14:solidFill>
                </w14:textFill>
              </w:rPr>
            </w:pPr>
            <w:r>
              <w:rPr>
                <w:rFonts w:hint="eastAsia" w:ascii="楷体" w:hAnsi="楷体" w:eastAsia="楷体" w:cs="Times New Roman"/>
                <w:color w:val="000000" w:themeColor="text1"/>
                <w:kern w:val="0"/>
                <w:szCs w:val="21"/>
                <w:lang w:val="en-US" w:eastAsia="zh-CN"/>
                <w14:textFill>
                  <w14:solidFill>
                    <w14:schemeClr w14:val="tx1"/>
                  </w14:solidFill>
                </w14:textFill>
              </w:rPr>
              <w:t>40</w:t>
            </w:r>
          </w:p>
        </w:tc>
        <w:tc>
          <w:tcPr>
            <w:tcW w:w="1308" w:type="dxa"/>
            <w:tcBorders>
              <w:top w:val="single" w:color="auto" w:sz="4" w:space="0"/>
              <w:left w:val="nil"/>
              <w:bottom w:val="single" w:color="auto" w:sz="4" w:space="0"/>
              <w:right w:val="single" w:color="auto" w:sz="8" w:space="0"/>
            </w:tcBorders>
            <w:shd w:val="clear" w:color="auto" w:fill="FFFFFF"/>
            <w:vAlign w:val="center"/>
          </w:tcPr>
          <w:p>
            <w:pPr>
              <w:widowControl/>
              <w:jc w:val="center"/>
              <w:rPr>
                <w:rFonts w:hint="default" w:ascii="楷体" w:hAnsi="楷体" w:eastAsia="楷体" w:cs="宋体"/>
                <w:color w:val="000000" w:themeColor="text1"/>
                <w:kern w:val="0"/>
                <w:szCs w:val="21"/>
                <w14:textFill>
                  <w14:solidFill>
                    <w14:schemeClr w14:val="tx1"/>
                  </w14:solidFill>
                </w14:textFill>
              </w:rPr>
            </w:pPr>
            <w:r>
              <w:rPr>
                <w:rFonts w:hint="default" w:ascii="楷体" w:hAnsi="楷体" w:eastAsia="楷体" w:cs="宋体"/>
                <w:color w:val="000000" w:themeColor="text1"/>
                <w:kern w:val="0"/>
                <w:szCs w:val="21"/>
                <w14:textFill>
                  <w14:solidFill>
                    <w14:schemeClr w14:val="tx1"/>
                  </w14:solidFill>
                </w14:textFill>
              </w:rPr>
              <w:t>0</w:t>
            </w:r>
          </w:p>
        </w:tc>
      </w:tr>
      <w:tr>
        <w:trPr>
          <w:trHeight w:val="500" w:hRule="atLeast"/>
        </w:trPr>
        <w:tc>
          <w:tcPr>
            <w:tcW w:w="1985" w:type="dxa"/>
            <w:vMerge w:val="continue"/>
            <w:tcBorders>
              <w:left w:val="single" w:color="auto" w:sz="4" w:space="0"/>
              <w:bottom w:val="single" w:color="auto" w:sz="4" w:space="0"/>
              <w:right w:val="single" w:color="auto" w:sz="4" w:space="0"/>
            </w:tcBorders>
            <w:vAlign w:val="center"/>
          </w:tcPr>
          <w:p>
            <w:pPr>
              <w:widowControl/>
              <w:jc w:val="left"/>
              <w:rPr>
                <w:rFonts w:ascii="楷体" w:hAnsi="楷体" w:eastAsia="楷体" w:cs="宋体"/>
                <w:b/>
                <w:color w:val="000000" w:themeColor="text1"/>
                <w:kern w:val="0"/>
                <w:szCs w:val="21"/>
                <w14:textFill>
                  <w14:solidFill>
                    <w14:schemeClr w14:val="tx1"/>
                  </w14:solidFill>
                </w14:textFill>
              </w:rPr>
            </w:pPr>
          </w:p>
        </w:tc>
        <w:tc>
          <w:tcPr>
            <w:tcW w:w="2126" w:type="dxa"/>
            <w:tcBorders>
              <w:top w:val="nil"/>
              <w:left w:val="nil"/>
              <w:bottom w:val="single" w:color="auto" w:sz="4" w:space="0"/>
              <w:right w:val="single" w:color="auto" w:sz="4" w:space="0"/>
            </w:tcBorders>
            <w:shd w:val="clear" w:color="auto" w:fill="FFFFFF"/>
            <w:vAlign w:val="center"/>
          </w:tcPr>
          <w:p>
            <w:pPr>
              <w:widowControl/>
              <w:rPr>
                <w:rFonts w:hint="default" w:ascii="楷体" w:hAnsi="楷体" w:eastAsia="楷体" w:cs="宋体"/>
                <w:color w:val="000000" w:themeColor="text1"/>
                <w:kern w:val="0"/>
                <w:szCs w:val="21"/>
                <w:lang w:val="en-US" w:eastAsia="zh-CN"/>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声音克隆库内音频录制</w:t>
            </w:r>
          </w:p>
        </w:tc>
        <w:tc>
          <w:tcPr>
            <w:tcW w:w="1701" w:type="dxa"/>
            <w:tcBorders>
              <w:top w:val="nil"/>
              <w:left w:val="nil"/>
              <w:bottom w:val="single" w:color="auto" w:sz="4" w:space="0"/>
              <w:right w:val="single" w:color="auto" w:sz="4" w:space="0"/>
            </w:tcBorders>
            <w:shd w:val="clear" w:color="auto" w:fill="FFFFFF"/>
            <w:vAlign w:val="center"/>
          </w:tcPr>
          <w:p>
            <w:pPr>
              <w:widowControl/>
              <w:jc w:val="center"/>
              <w:rPr>
                <w:rFonts w:hint="default" w:ascii="楷体" w:hAnsi="楷体" w:eastAsia="楷体" w:cs="宋体"/>
                <w:color w:val="000000" w:themeColor="text1"/>
                <w:kern w:val="0"/>
                <w:szCs w:val="21"/>
                <w:lang w:val="en-US" w:eastAsia="zh-CN"/>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6元/句</w:t>
            </w:r>
          </w:p>
        </w:tc>
        <w:tc>
          <w:tcPr>
            <w:tcW w:w="1669" w:type="dxa"/>
            <w:tcBorders>
              <w:top w:val="single" w:color="auto" w:sz="4" w:space="0"/>
              <w:left w:val="nil"/>
              <w:bottom w:val="single" w:color="auto" w:sz="4" w:space="0"/>
              <w:right w:val="single" w:color="auto" w:sz="4" w:space="0"/>
            </w:tcBorders>
            <w:vAlign w:val="center"/>
          </w:tcPr>
          <w:p>
            <w:pPr>
              <w:widowControl/>
              <w:jc w:val="center"/>
              <w:rPr>
                <w:rFonts w:hint="default" w:ascii="楷体" w:hAnsi="楷体" w:eastAsia="楷体" w:cs="Times New Roman"/>
                <w:color w:val="000000" w:themeColor="text1"/>
                <w:kern w:val="0"/>
                <w:szCs w:val="21"/>
                <w:lang w:val="en-US" w:eastAsia="zh-CN"/>
                <w14:textFill>
                  <w14:solidFill>
                    <w14:schemeClr w14:val="tx1"/>
                  </w14:solidFill>
                </w14:textFill>
              </w:rPr>
            </w:pPr>
            <w:r>
              <w:rPr>
                <w:rFonts w:hint="eastAsia" w:ascii="楷体" w:hAnsi="楷体" w:eastAsia="楷体" w:cs="Times New Roman"/>
                <w:color w:val="000000" w:themeColor="text1"/>
                <w:kern w:val="0"/>
                <w:szCs w:val="21"/>
                <w:lang w:val="en-US" w:eastAsia="zh-CN"/>
                <w14:textFill>
                  <w14:solidFill>
                    <w14:schemeClr w14:val="tx1"/>
                  </w14:solidFill>
                </w14:textFill>
              </w:rPr>
              <w:t>/</w:t>
            </w:r>
          </w:p>
        </w:tc>
        <w:tc>
          <w:tcPr>
            <w:tcW w:w="1308" w:type="dxa"/>
            <w:tcBorders>
              <w:top w:val="single" w:color="auto" w:sz="4" w:space="0"/>
              <w:left w:val="nil"/>
              <w:bottom w:val="single" w:color="auto" w:sz="4" w:space="0"/>
              <w:right w:val="single" w:color="auto" w:sz="8" w:space="0"/>
            </w:tcBorders>
            <w:shd w:val="clear" w:color="auto" w:fill="FFFFFF"/>
            <w:vAlign w:val="center"/>
          </w:tcPr>
          <w:p>
            <w:pPr>
              <w:widowControl/>
              <w:jc w:val="center"/>
              <w:rPr>
                <w:rFonts w:hint="eastAsia" w:ascii="楷体" w:hAnsi="楷体" w:eastAsia="楷体" w:cs="宋体"/>
                <w:color w:val="000000" w:themeColor="text1"/>
                <w:kern w:val="0"/>
                <w:szCs w:val="21"/>
                <w:lang w:val="en-US" w:eastAsia="zh-CN"/>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0</w:t>
            </w:r>
          </w:p>
        </w:tc>
      </w:tr>
      <w:tr>
        <w:trPr>
          <w:trHeight w:val="500" w:hRule="atLeast"/>
        </w:trPr>
        <w:tc>
          <w:tcPr>
            <w:tcW w:w="1985" w:type="dxa"/>
            <w:vMerge w:val="restart"/>
            <w:tcBorders>
              <w:top w:val="single" w:color="auto" w:sz="4" w:space="0"/>
              <w:left w:val="single" w:color="auto" w:sz="8" w:space="0"/>
              <w:bottom w:val="single" w:color="auto" w:sz="4" w:space="0"/>
              <w:right w:val="single" w:color="auto" w:sz="4" w:space="0"/>
            </w:tcBorders>
            <w:shd w:val="clear" w:color="auto" w:fill="auto"/>
            <w:vAlign w:val="center"/>
          </w:tcPr>
          <w:p>
            <w:pPr>
              <w:widowControl/>
              <w:jc w:val="center"/>
              <w:rPr>
                <w:ins w:id="18" w:author="一知-shan-FW" w:date="2024-01-04T16:05:37Z"/>
                <w:rFonts w:hint="eastAsia" w:ascii="楷体" w:hAnsi="楷体" w:eastAsia="楷体" w:cs="宋体"/>
                <w:b/>
                <w:color w:val="000000" w:themeColor="text1"/>
                <w:kern w:val="0"/>
                <w:szCs w:val="21"/>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辅助短信制作</w:t>
            </w:r>
          </w:p>
          <w:p>
            <w:pPr>
              <w:widowControl/>
              <w:jc w:val="center"/>
              <w:rPr>
                <w:rFonts w:hint="eastAsia" w:ascii="楷体" w:hAnsi="楷体" w:eastAsia="楷体" w:cs="宋体"/>
                <w:b/>
                <w:color w:val="000000" w:themeColor="text1"/>
                <w:kern w:val="0"/>
                <w:szCs w:val="21"/>
                <w14:textFill>
                  <w14:solidFill>
                    <w14:schemeClr w14:val="tx1"/>
                  </w14:solidFill>
                </w14:textFill>
              </w:rPr>
            </w:pPr>
            <w:ins w:id="19" w:author="一知-shan-FW" w:date="2024-01-04T16:05:37Z">
              <w:r>
                <w:rPr>
                  <w:rFonts w:hint="eastAsia" w:ascii="楷体" w:hAnsi="楷体" w:eastAsia="楷体" w:cs="宋体"/>
                  <w:b/>
                  <w:color w:val="000000" w:themeColor="text1"/>
                  <w:kern w:val="0"/>
                  <w:szCs w:val="21"/>
                  <w:lang w:val="en-US" w:eastAsia="zh-CN"/>
                  <w14:textFill>
                    <w14:solidFill>
                      <w14:schemeClr w14:val="tx1"/>
                    </w14:solidFill>
                  </w14:textFill>
                </w:rPr>
                <w:t>（需预充值）</w:t>
              </w:r>
            </w:ins>
          </w:p>
        </w:tc>
        <w:tc>
          <w:tcPr>
            <w:tcW w:w="2126" w:type="dxa"/>
            <w:tcBorders>
              <w:top w:val="nil"/>
              <w:left w:val="nil"/>
              <w:bottom w:val="single" w:color="auto" w:sz="4" w:space="0"/>
              <w:right w:val="single" w:color="auto" w:sz="4" w:space="0"/>
            </w:tcBorders>
            <w:shd w:val="clear" w:color="auto" w:fill="auto"/>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短信设计及</w:t>
            </w:r>
            <w:r>
              <w:rPr>
                <w:rFonts w:hint="eastAsia" w:ascii="楷体" w:hAnsi="楷体" w:eastAsia="楷体" w:cs="宋体"/>
                <w:color w:val="000000" w:themeColor="text1"/>
                <w:kern w:val="0"/>
                <w:szCs w:val="21"/>
                <w:lang w:val="en-US" w:eastAsia="zh-Hans"/>
                <w14:textFill>
                  <w14:solidFill>
                    <w14:schemeClr w14:val="tx1"/>
                  </w14:solidFill>
                </w14:textFill>
              </w:rPr>
              <w:t>通道</w:t>
            </w:r>
            <w:r>
              <w:rPr>
                <w:rFonts w:hint="eastAsia" w:ascii="楷体" w:hAnsi="楷体" w:eastAsia="楷体" w:cs="宋体"/>
                <w:color w:val="000000" w:themeColor="text1"/>
                <w:kern w:val="0"/>
                <w:szCs w:val="21"/>
                <w14:textFill>
                  <w14:solidFill>
                    <w14:schemeClr w14:val="tx1"/>
                  </w14:solidFill>
                </w14:textFill>
              </w:rPr>
              <w:t>配置</w:t>
            </w:r>
          </w:p>
        </w:tc>
        <w:tc>
          <w:tcPr>
            <w:tcW w:w="4678" w:type="dxa"/>
            <w:gridSpan w:val="3"/>
            <w:tcBorders>
              <w:top w:val="single" w:color="auto" w:sz="4" w:space="0"/>
              <w:left w:val="nil"/>
              <w:bottom w:val="single" w:color="auto" w:sz="4" w:space="0"/>
              <w:right w:val="single" w:color="000000" w:sz="8" w:space="0"/>
            </w:tcBorders>
            <w:shd w:val="clear" w:color="auto" w:fill="auto"/>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免费</w:t>
            </w:r>
          </w:p>
        </w:tc>
      </w:tr>
      <w:tr>
        <w:trPr>
          <w:trHeight w:val="500" w:hRule="atLeast"/>
        </w:trPr>
        <w:tc>
          <w:tcPr>
            <w:tcW w:w="1985" w:type="dxa"/>
            <w:vMerge w:val="continue"/>
            <w:tcBorders>
              <w:top w:val="single" w:color="auto" w:sz="4" w:space="0"/>
              <w:left w:val="single" w:color="auto" w:sz="8" w:space="0"/>
              <w:bottom w:val="single" w:color="auto" w:sz="4" w:space="0"/>
              <w:right w:val="single" w:color="auto" w:sz="4" w:space="0"/>
            </w:tcBorders>
            <w:shd w:val="clear" w:color="auto" w:fill="auto"/>
            <w:vAlign w:val="center"/>
          </w:tcPr>
          <w:p>
            <w:pPr>
              <w:widowControl/>
              <w:jc w:val="center"/>
              <w:rPr>
                <w:rFonts w:ascii="楷体" w:hAnsi="楷体" w:eastAsia="楷体" w:cs="宋体"/>
                <w:b/>
                <w:color w:val="000000" w:themeColor="text1"/>
                <w:kern w:val="0"/>
                <w:szCs w:val="21"/>
                <w14:textFill>
                  <w14:solidFill>
                    <w14:schemeClr w14:val="tx1"/>
                  </w14:solidFill>
                </w14:textFill>
              </w:rPr>
            </w:pPr>
          </w:p>
        </w:tc>
        <w:tc>
          <w:tcPr>
            <w:tcW w:w="2126" w:type="dxa"/>
            <w:tcBorders>
              <w:top w:val="nil"/>
              <w:left w:val="nil"/>
              <w:bottom w:val="single" w:color="auto" w:sz="4" w:space="0"/>
              <w:right w:val="single" w:color="auto" w:sz="4" w:space="0"/>
            </w:tcBorders>
            <w:shd w:val="clear" w:color="auto" w:fill="auto"/>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短信发送</w:t>
            </w:r>
          </w:p>
        </w:tc>
        <w:tc>
          <w:tcPr>
            <w:tcW w:w="1701" w:type="dxa"/>
            <w:tcBorders>
              <w:top w:val="single" w:color="auto" w:sz="4" w:space="0"/>
              <w:left w:val="nil"/>
              <w:bottom w:val="single" w:color="auto" w:sz="4" w:space="0"/>
              <w:right w:val="single" w:color="000000" w:sz="8" w:space="0"/>
            </w:tcBorders>
            <w:shd w:val="clear" w:color="auto" w:fill="auto"/>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hint="eastAsia" w:ascii="楷体" w:hAnsi="楷体" w:eastAsia="楷体" w:cs="宋体"/>
                <w:color w:val="000000" w:themeColor="text1"/>
                <w:kern w:val="0"/>
                <w:szCs w:val="21"/>
                <w14:textFill>
                  <w14:solidFill>
                    <w14:schemeClr w14:val="tx1"/>
                  </w14:solidFill>
                </w14:textFill>
              </w:rPr>
              <w:t>0.05元/条</w:t>
            </w:r>
          </w:p>
        </w:tc>
        <w:tc>
          <w:tcPr>
            <w:tcW w:w="1669" w:type="dxa"/>
            <w:tcBorders>
              <w:top w:val="single" w:color="auto" w:sz="4" w:space="0"/>
              <w:left w:val="nil"/>
              <w:bottom w:val="single" w:color="auto" w:sz="4" w:space="0"/>
              <w:right w:val="single" w:color="000000" w:sz="8" w:space="0"/>
            </w:tcBorders>
            <w:shd w:val="clear" w:color="auto" w:fill="auto"/>
            <w:vAlign w:val="center"/>
          </w:tcPr>
          <w:p>
            <w:pPr>
              <w:widowControl/>
              <w:jc w:val="center"/>
              <w:rPr>
                <w:rFonts w:ascii="楷体" w:hAnsi="楷体" w:eastAsia="楷体" w:cs="宋体"/>
                <w:color w:val="000000" w:themeColor="text1"/>
                <w:kern w:val="0"/>
                <w:szCs w:val="21"/>
                <w14:textFill>
                  <w14:solidFill>
                    <w14:schemeClr w14:val="tx1"/>
                  </w14:solidFill>
                </w14:textFill>
              </w:rPr>
            </w:pPr>
            <w:r>
              <w:rPr>
                <w:rFonts w:ascii="楷体" w:hAnsi="楷体" w:eastAsia="楷体" w:cs="宋体"/>
                <w:color w:val="000000" w:themeColor="text1"/>
                <w:kern w:val="0"/>
                <w:szCs w:val="21"/>
                <w14:textFill>
                  <w14:solidFill>
                    <w14:schemeClr w14:val="tx1"/>
                  </w14:solidFill>
                </w14:textFill>
              </w:rPr>
              <w:t>/</w:t>
            </w:r>
          </w:p>
        </w:tc>
        <w:tc>
          <w:tcPr>
            <w:tcW w:w="1308" w:type="dxa"/>
            <w:tcBorders>
              <w:top w:val="single" w:color="auto" w:sz="4" w:space="0"/>
              <w:left w:val="nil"/>
              <w:bottom w:val="single" w:color="auto" w:sz="4" w:space="0"/>
              <w:right w:val="single" w:color="000000" w:sz="8" w:space="0"/>
            </w:tcBorders>
            <w:shd w:val="clear" w:color="auto" w:fill="auto"/>
            <w:vAlign w:val="center"/>
          </w:tcPr>
          <w:p>
            <w:pPr>
              <w:widowControl/>
              <w:jc w:val="center"/>
              <w:rPr>
                <w:rFonts w:hint="default" w:ascii="楷体" w:hAnsi="楷体" w:eastAsia="楷体" w:cs="宋体"/>
                <w:color w:val="000000" w:themeColor="text1"/>
                <w:kern w:val="0"/>
                <w:szCs w:val="21"/>
                <w14:textFill>
                  <w14:solidFill>
                    <w14:schemeClr w14:val="tx1"/>
                  </w14:solidFill>
                </w14:textFill>
              </w:rPr>
            </w:pPr>
            <w:r>
              <w:rPr>
                <w:rFonts w:hint="default" w:ascii="楷体" w:hAnsi="楷体" w:eastAsia="楷体" w:cs="宋体"/>
                <w:color w:val="000000" w:themeColor="text1"/>
                <w:kern w:val="0"/>
                <w:szCs w:val="21"/>
                <w14:textFill>
                  <w14:solidFill>
                    <w14:schemeClr w14:val="tx1"/>
                  </w14:solidFill>
                </w14:textFill>
              </w:rPr>
              <w:t>0</w:t>
            </w:r>
          </w:p>
        </w:tc>
      </w:tr>
      <w:tr>
        <w:trPr>
          <w:trHeight w:val="500" w:hRule="atLeast"/>
        </w:trPr>
        <w:tc>
          <w:tcPr>
            <w:tcW w:w="1985"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rPr>
                <w:rFonts w:ascii="楷体" w:hAnsi="楷体" w:eastAsia="楷体" w:cs="宋体"/>
                <w:b/>
                <w:color w:val="000000" w:themeColor="text1"/>
                <w:kern w:val="0"/>
                <w:szCs w:val="21"/>
                <w14:textFill>
                  <w14:solidFill>
                    <w14:schemeClr w14:val="tx1"/>
                  </w14:solidFill>
                </w14:textFill>
              </w:rPr>
            </w:pPr>
            <w:r>
              <w:rPr>
                <w:rFonts w:hint="eastAsia" w:ascii="楷体" w:hAnsi="楷体" w:eastAsia="楷体" w:cs="宋体"/>
                <w:b/>
                <w:color w:val="000000" w:themeColor="text1"/>
                <w:kern w:val="0"/>
                <w:szCs w:val="21"/>
                <w14:textFill>
                  <w14:solidFill>
                    <w14:schemeClr w14:val="tx1"/>
                  </w14:solidFill>
                </w14:textFill>
              </w:rPr>
              <w:t>总计</w:t>
            </w:r>
          </w:p>
        </w:tc>
        <w:tc>
          <w:tcPr>
            <w:tcW w:w="6804" w:type="dxa"/>
            <w:gridSpan w:val="4"/>
            <w:tcBorders>
              <w:top w:val="single" w:color="auto" w:sz="4" w:space="0"/>
              <w:left w:val="nil"/>
              <w:bottom w:val="single" w:color="auto" w:sz="4" w:space="0"/>
              <w:right w:val="single" w:color="auto" w:sz="4" w:space="0"/>
            </w:tcBorders>
            <w:shd w:val="clear" w:color="auto" w:fill="FFFFFF"/>
            <w:vAlign w:val="center"/>
          </w:tcPr>
          <w:p>
            <w:pPr>
              <w:widowControl/>
              <w:jc w:val="center"/>
              <w:rPr>
                <w:rFonts w:hint="default" w:ascii="楷体" w:hAnsi="楷体" w:eastAsia="楷体" w:cs="宋体"/>
                <w:color w:val="000000" w:themeColor="text1"/>
                <w:kern w:val="0"/>
                <w:szCs w:val="21"/>
                <w:lang w:val="en-US" w:eastAsia="zh-CN"/>
                <w14:textFill>
                  <w14:solidFill>
                    <w14:schemeClr w14:val="tx1"/>
                  </w14:solidFill>
                </w14:textFill>
              </w:rPr>
            </w:pPr>
            <w:r>
              <w:rPr>
                <w:rFonts w:hint="eastAsia" w:ascii="楷体" w:hAnsi="楷体" w:eastAsia="楷体" w:cs="宋体"/>
                <w:color w:val="000000" w:themeColor="text1"/>
                <w:kern w:val="0"/>
                <w:szCs w:val="21"/>
                <w:lang w:val="en-US" w:eastAsia="zh-CN"/>
                <w14:textFill>
                  <w14:solidFill>
                    <w14:schemeClr w14:val="tx1"/>
                  </w14:solidFill>
                </w14:textFill>
              </w:rPr>
              <w:t>18800元</w:t>
            </w:r>
          </w:p>
        </w:tc>
      </w:tr>
    </w:tbl>
    <w:p>
      <w:pPr>
        <w:spacing w:line="360" w:lineRule="auto"/>
        <w:ind w:right="422" w:rightChars="201" w:firstLine="420" w:firstLineChars="200"/>
        <w:jc w:val="left"/>
        <w:rPr>
          <w:rFonts w:hint="eastAsia" w:ascii="楷体" w:hAnsi="楷体" w:eastAsia="楷体"/>
          <w:szCs w:val="21"/>
        </w:rPr>
      </w:pPr>
    </w:p>
    <w:p>
      <w:pPr>
        <w:spacing w:line="360" w:lineRule="auto"/>
        <w:ind w:left="525" w:leftChars="200" w:right="-1" w:hanging="105" w:hangingChars="50"/>
        <w:jc w:val="left"/>
        <w:rPr>
          <w:rFonts w:ascii="楷体" w:hAnsi="楷体" w:eastAsia="楷体" w:cs="宋体"/>
          <w:b/>
          <w:kern w:val="0"/>
          <w:szCs w:val="21"/>
        </w:rPr>
      </w:pPr>
      <w:r>
        <w:rPr>
          <w:rFonts w:hint="eastAsia" w:ascii="楷体" w:hAnsi="楷体" w:eastAsia="楷体"/>
          <w:szCs w:val="21"/>
        </w:rPr>
        <w:t>2.2 乙方提供的AICC服务及相关增值服务总计金额为人民币</w:t>
      </w:r>
      <w:r>
        <w:rPr>
          <w:rFonts w:hint="eastAsia" w:ascii="楷体" w:hAnsi="楷体" w:eastAsia="楷体"/>
          <w:szCs w:val="21"/>
          <w:u w:val="single"/>
        </w:rPr>
        <w:t xml:space="preserve">  </w:t>
      </w:r>
      <w:r>
        <w:rPr>
          <w:rFonts w:hint="eastAsia" w:ascii="楷体" w:hAnsi="楷体" w:eastAsia="楷体"/>
          <w:szCs w:val="21"/>
          <w:u w:val="single"/>
          <w:lang w:val="en-US" w:eastAsia="zh-CN"/>
        </w:rPr>
        <w:t>18800</w:t>
      </w:r>
      <w:r>
        <w:rPr>
          <w:rFonts w:hint="eastAsia" w:ascii="楷体" w:hAnsi="楷体" w:eastAsia="楷体"/>
          <w:szCs w:val="21"/>
          <w:u w:val="single"/>
        </w:rPr>
        <w:t xml:space="preserve">      </w:t>
      </w:r>
      <w:r>
        <w:rPr>
          <w:rFonts w:hint="eastAsia" w:ascii="楷体" w:hAnsi="楷体" w:eastAsia="楷体"/>
          <w:b/>
          <w:szCs w:val="21"/>
          <w:u w:val="single"/>
        </w:rPr>
        <w:t>元</w:t>
      </w:r>
      <w:r>
        <w:rPr>
          <w:rFonts w:hint="eastAsia" w:ascii="楷体" w:hAnsi="楷体" w:eastAsia="楷体"/>
          <w:bCs/>
          <w:szCs w:val="21"/>
        </w:rPr>
        <w:t>（</w:t>
      </w:r>
      <w:r>
        <w:rPr>
          <w:rFonts w:hint="eastAsia" w:ascii="楷体" w:hAnsi="楷体" w:eastAsia="楷体"/>
          <w:szCs w:val="21"/>
        </w:rPr>
        <w:t>含税6%技术服务费</w:t>
      </w:r>
      <w:r>
        <w:rPr>
          <w:rFonts w:ascii="楷体" w:hAnsi="楷体" w:eastAsia="楷体"/>
          <w:szCs w:val="21"/>
        </w:rPr>
        <w:t>）</w:t>
      </w:r>
      <w:r>
        <w:rPr>
          <w:rFonts w:hint="eastAsia" w:ascii="楷体" w:hAnsi="楷体" w:eastAsia="楷体"/>
          <w:szCs w:val="21"/>
        </w:rPr>
        <w:t>，大写金额为</w:t>
      </w:r>
      <w:r>
        <w:rPr>
          <w:rFonts w:hint="eastAsia" w:ascii="楷体" w:hAnsi="楷体" w:eastAsia="楷体"/>
          <w:szCs w:val="21"/>
          <w:u w:val="single"/>
        </w:rPr>
        <w:t xml:space="preserve">  </w:t>
      </w:r>
      <w:r>
        <w:rPr>
          <w:rFonts w:hint="eastAsia" w:ascii="楷体" w:hAnsi="楷体" w:eastAsia="楷体"/>
          <w:szCs w:val="21"/>
          <w:u w:val="single"/>
          <w:lang w:val="en-US" w:eastAsia="zh-CN"/>
        </w:rPr>
        <w:t>壹万捌仟捌佰</w:t>
      </w:r>
      <w:r>
        <w:rPr>
          <w:rFonts w:hint="eastAsia" w:ascii="楷体" w:hAnsi="楷体" w:eastAsia="楷体"/>
          <w:szCs w:val="21"/>
          <w:u w:val="single"/>
        </w:rPr>
        <w:t xml:space="preserve">        </w:t>
      </w:r>
      <w:r>
        <w:rPr>
          <w:rFonts w:hint="eastAsia" w:ascii="楷体" w:hAnsi="楷体" w:eastAsia="楷体"/>
          <w:b/>
          <w:bCs/>
          <w:szCs w:val="21"/>
          <w:u w:val="single"/>
        </w:rPr>
        <w:t>元</w:t>
      </w:r>
      <w:r>
        <w:rPr>
          <w:rFonts w:hint="eastAsia" w:ascii="楷体" w:hAnsi="楷体" w:eastAsia="楷体" w:cs="宋体"/>
          <w:b/>
          <w:bCs/>
          <w:kern w:val="0"/>
          <w:szCs w:val="21"/>
          <w:u w:val="single"/>
        </w:rPr>
        <w:t>整</w:t>
      </w:r>
      <w:r>
        <w:rPr>
          <w:rFonts w:hint="eastAsia" w:ascii="楷体" w:hAnsi="楷体" w:eastAsia="楷体" w:cs="宋体"/>
          <w:b/>
          <w:kern w:val="0"/>
          <w:szCs w:val="21"/>
        </w:rPr>
        <w:t>。</w:t>
      </w:r>
    </w:p>
    <w:p>
      <w:pPr>
        <w:pStyle w:val="2"/>
        <w:spacing w:before="156" w:after="156"/>
        <w:ind w:firstLine="422"/>
      </w:pPr>
      <w:r>
        <w:rPr>
          <w:rFonts w:hint="eastAsia"/>
        </w:rPr>
        <w:t xml:space="preserve">甲方的权利和义务 </w:t>
      </w:r>
    </w:p>
    <w:p>
      <w:pPr>
        <w:spacing w:line="360" w:lineRule="auto"/>
        <w:ind w:right="-1" w:firstLine="422" w:firstLineChars="201"/>
        <w:jc w:val="left"/>
        <w:rPr>
          <w:rFonts w:ascii="楷体" w:hAnsi="楷体" w:eastAsia="楷体"/>
          <w:szCs w:val="21"/>
        </w:rPr>
      </w:pPr>
      <w:r>
        <w:rPr>
          <w:rFonts w:hint="eastAsia"/>
        </w:rPr>
        <w:t>3</w:t>
      </w:r>
      <w:r>
        <w:rPr>
          <w:rFonts w:hint="eastAsia" w:ascii="楷体" w:hAnsi="楷体" w:eastAsia="楷体"/>
          <w:szCs w:val="21"/>
        </w:rPr>
        <w:t>.1甲方有权根据自身业务需要向乙方要求配置相应AICC并发数量及号码支持服务，如有大并发外呼需求</w:t>
      </w:r>
      <w:r>
        <w:rPr>
          <w:rFonts w:hint="eastAsia" w:ascii="楷体" w:hAnsi="楷体" w:eastAsia="楷体"/>
          <w:szCs w:val="21"/>
          <w:lang w:eastAsia="zh-CN"/>
        </w:rPr>
        <w:t>（</w:t>
      </w:r>
      <w:r>
        <w:rPr>
          <w:rFonts w:hint="eastAsia" w:ascii="楷体" w:hAnsi="楷体" w:eastAsia="楷体"/>
          <w:szCs w:val="21"/>
          <w:lang w:val="en-US" w:eastAsia="zh-CN"/>
        </w:rPr>
        <w:t>日外呼量超过10万通</w:t>
      </w:r>
      <w:r>
        <w:rPr>
          <w:rFonts w:hint="eastAsia" w:ascii="楷体" w:hAnsi="楷体" w:eastAsia="楷体"/>
          <w:szCs w:val="21"/>
          <w:lang w:eastAsia="zh-CN"/>
        </w:rPr>
        <w:t>）</w:t>
      </w:r>
      <w:r>
        <w:rPr>
          <w:rFonts w:hint="eastAsia" w:ascii="楷体" w:hAnsi="楷体" w:eastAsia="楷体"/>
          <w:szCs w:val="21"/>
        </w:rPr>
        <w:t>，有义务提前3个工作日书面告知乙方，乙方应在接到甲方需求后，及时配置服务器及外呼号码等支持服务。</w:t>
      </w:r>
    </w:p>
    <w:p>
      <w:pPr>
        <w:spacing w:line="360" w:lineRule="auto"/>
        <w:ind w:right="-1" w:firstLine="422" w:firstLineChars="201"/>
        <w:jc w:val="left"/>
        <w:rPr>
          <w:rFonts w:hint="eastAsia" w:ascii="楷体" w:hAnsi="楷体" w:eastAsia="楷体"/>
          <w:szCs w:val="21"/>
        </w:rPr>
      </w:pPr>
      <w:r>
        <w:rPr>
          <w:rFonts w:hint="eastAsia" w:ascii="楷体" w:hAnsi="楷体" w:eastAsia="楷体"/>
          <w:szCs w:val="21"/>
        </w:rPr>
        <w:t>3.2如在服务过程中，因乙方原因导致系统服务中断（排除不可抗力相关因素），乙方应在最长不超过48小时内完成修复，并提供3倍中断时长的服务有效期延长补偿。如乙方未能在48小时内完成系统修复，甲方有权终止本合同，并要求乙方退还已向乙方支付但未使用的费用。</w:t>
      </w:r>
    </w:p>
    <w:p>
      <w:pPr>
        <w:spacing w:line="360" w:lineRule="auto"/>
        <w:ind w:right="-1" w:firstLine="422" w:firstLineChars="201"/>
        <w:jc w:val="left"/>
        <w:rPr>
          <w:rFonts w:hint="eastAsia" w:ascii="楷体" w:hAnsi="楷体" w:eastAsia="楷体"/>
          <w:szCs w:val="21"/>
        </w:rPr>
      </w:pPr>
      <w:r>
        <w:rPr>
          <w:rFonts w:hint="eastAsia" w:ascii="楷体" w:hAnsi="楷体" w:eastAsia="楷体" w:cs="宋体"/>
          <w:szCs w:val="21"/>
          <w:lang w:val="en-US" w:eastAsia="zh-CN"/>
        </w:rPr>
        <w:t xml:space="preserve">3.3 </w:t>
      </w:r>
      <w:r>
        <w:rPr>
          <w:rFonts w:hint="eastAsia" w:ascii="楷体" w:hAnsi="楷体" w:eastAsia="楷体" w:cs="宋体"/>
          <w:szCs w:val="21"/>
        </w:rPr>
        <w:t xml:space="preserve">乙方承诺在未经甲方允许的情况下，不得擅自通过技术手段或其他途径非法获取甲方任何信息另做他用，如因乙方产品问题导致甲方信息外泄，乙方需承担法律责任及相应损失。 </w:t>
      </w:r>
    </w:p>
    <w:p>
      <w:pPr>
        <w:spacing w:line="360" w:lineRule="auto"/>
        <w:ind w:right="-1" w:firstLine="422" w:firstLineChars="201"/>
        <w:jc w:val="left"/>
        <w:rPr>
          <w:rFonts w:ascii="楷体" w:hAnsi="楷体" w:eastAsia="楷体"/>
          <w:b/>
          <w:szCs w:val="21"/>
        </w:rPr>
      </w:pPr>
      <w:bookmarkStart w:id="2" w:name="OLE_LINK1"/>
      <w:bookmarkStart w:id="3" w:name="OLE_LINK2"/>
      <w:r>
        <w:rPr>
          <w:rFonts w:ascii="楷体" w:hAnsi="楷体" w:eastAsia="楷体"/>
          <w:szCs w:val="21"/>
        </w:rPr>
        <w:t>3.</w:t>
      </w:r>
      <w:r>
        <w:rPr>
          <w:rFonts w:hint="eastAsia" w:ascii="楷体" w:hAnsi="楷体" w:eastAsia="楷体"/>
          <w:szCs w:val="21"/>
          <w:lang w:val="en-US" w:eastAsia="zh-CN"/>
        </w:rPr>
        <w:t>4</w:t>
      </w:r>
      <w:r>
        <w:rPr>
          <w:rFonts w:hint="eastAsia" w:ascii="楷体" w:hAnsi="楷体" w:eastAsia="楷体"/>
          <w:szCs w:val="21"/>
        </w:rPr>
        <w:t>甲方保证向乙方提供的全部信息及资料</w:t>
      </w:r>
      <w:r>
        <w:rPr>
          <w:rFonts w:ascii="楷体" w:hAnsi="楷体" w:eastAsia="楷体"/>
          <w:szCs w:val="21"/>
        </w:rPr>
        <w:t>(包括但不限于公司营业执照等信息，业务需求，</w:t>
      </w:r>
      <w:r>
        <w:rPr>
          <w:rFonts w:hint="eastAsia" w:ascii="楷体" w:hAnsi="楷体" w:eastAsia="楷体"/>
          <w:szCs w:val="21"/>
        </w:rPr>
        <w:t>AICC服务系统使用目的、客户信息等</w:t>
      </w:r>
      <w:r>
        <w:rPr>
          <w:rFonts w:ascii="楷体" w:hAnsi="楷体" w:eastAsia="楷体"/>
          <w:szCs w:val="21"/>
        </w:rPr>
        <w:t>)</w:t>
      </w:r>
      <w:r>
        <w:rPr>
          <w:rFonts w:hint="eastAsia" w:ascii="楷体" w:hAnsi="楷体" w:eastAsia="楷体"/>
          <w:szCs w:val="21"/>
        </w:rPr>
        <w:t>是真实、合法和有效的，不违反相关法律法规、政策文件，且其通过本合同项下的服务从事或拟从事的行为限于甲方向乙方提供的人工智能系统使用目的，不得</w:t>
      </w:r>
      <w:r>
        <w:rPr>
          <w:rFonts w:hint="eastAsia" w:ascii="楷体" w:hAnsi="楷体" w:eastAsia="楷体"/>
          <w:bCs/>
          <w:color w:val="000000" w:themeColor="text1"/>
          <w:szCs w:val="21"/>
          <w14:textFill>
            <w14:solidFill>
              <w14:schemeClr w14:val="tx1"/>
            </w14:solidFill>
          </w14:textFill>
        </w:rPr>
        <w:t>利用乙方服务开展</w:t>
      </w:r>
      <w:bookmarkStart w:id="4" w:name="OLE_LINK7"/>
      <w:bookmarkStart w:id="5" w:name="OLE_LINK8"/>
      <w:r>
        <w:rPr>
          <w:rFonts w:hint="eastAsia" w:ascii="楷体" w:hAnsi="楷体" w:eastAsia="楷体"/>
          <w:bCs/>
          <w:color w:val="000000" w:themeColor="text1"/>
          <w:szCs w:val="21"/>
          <w14:textFill>
            <w14:solidFill>
              <w14:schemeClr w14:val="tx1"/>
            </w14:solidFill>
          </w14:textFill>
        </w:rPr>
        <w:t>违法及严重破坏市场金融秩序等活动</w:t>
      </w:r>
      <w:bookmarkEnd w:id="4"/>
      <w:bookmarkEnd w:id="5"/>
      <w:r>
        <w:rPr>
          <w:rFonts w:hint="eastAsia" w:ascii="楷体" w:hAnsi="楷体" w:eastAsia="楷体"/>
          <w:szCs w:val="21"/>
        </w:rPr>
        <w:t>。</w:t>
      </w:r>
    </w:p>
    <w:p>
      <w:pPr>
        <w:spacing w:line="360" w:lineRule="auto"/>
        <w:ind w:right="-1" w:firstLine="422" w:firstLineChars="201"/>
        <w:jc w:val="left"/>
        <w:rPr>
          <w:rFonts w:ascii="楷体" w:hAnsi="楷体" w:eastAsia="楷体"/>
          <w:bCs/>
          <w:szCs w:val="21"/>
        </w:rPr>
      </w:pPr>
      <w:r>
        <w:rPr>
          <w:rFonts w:ascii="楷体" w:hAnsi="楷体" w:eastAsia="楷体"/>
          <w:bCs/>
          <w:szCs w:val="21"/>
        </w:rPr>
        <w:t>3.</w:t>
      </w:r>
      <w:r>
        <w:rPr>
          <w:rFonts w:hint="eastAsia" w:ascii="楷体" w:hAnsi="楷体" w:eastAsia="楷体"/>
          <w:bCs/>
          <w:szCs w:val="21"/>
          <w:lang w:val="en-US" w:eastAsia="zh-CN"/>
        </w:rPr>
        <w:t>5</w:t>
      </w:r>
      <w:r>
        <w:rPr>
          <w:rFonts w:hint="eastAsia" w:ascii="楷体" w:hAnsi="楷体" w:eastAsia="楷体"/>
          <w:bCs/>
          <w:szCs w:val="21"/>
        </w:rPr>
        <w:t>甲方保证严格遵守关于个人信息保护和数据保护等相关法律法规的规定，不以非法方式获取、买卖或提供公民个人信息或客户数据，</w:t>
      </w:r>
      <w:r>
        <w:rPr>
          <w:rFonts w:hint="eastAsia" w:ascii="楷体" w:hAnsi="楷体" w:eastAsia="楷体"/>
        </w:rPr>
        <w:t>不侵犯任何第三人的合法权益</w:t>
      </w:r>
      <w:r>
        <w:rPr>
          <w:rFonts w:hint="eastAsia" w:ascii="楷体" w:hAnsi="楷体" w:eastAsia="楷体"/>
          <w:lang w:eastAsia="zh-CN"/>
        </w:rPr>
        <w:t>（</w:t>
      </w:r>
      <w:r>
        <w:rPr>
          <w:rFonts w:hint="eastAsia" w:ascii="楷体" w:hAnsi="楷体" w:eastAsia="楷体"/>
          <w:lang w:val="en-US" w:eastAsia="zh-CN"/>
        </w:rPr>
        <w:t>包括但不限于知识产权及其他合法权利）</w:t>
      </w:r>
      <w:r>
        <w:rPr>
          <w:rFonts w:hint="eastAsia" w:ascii="楷体" w:hAnsi="楷体" w:eastAsia="楷体"/>
          <w:bCs/>
          <w:szCs w:val="21"/>
        </w:rPr>
        <w:t>；甲方基于业务需求通过乙方服务对前述数据加以使用前以及向乙方提供个人信息或数据前，甲方应保证已取得该类客户的同意或授权，</w:t>
      </w:r>
      <w:r>
        <w:rPr>
          <w:rFonts w:hint="eastAsia" w:ascii="楷体" w:hAnsi="楷体" w:eastAsia="楷体"/>
        </w:rPr>
        <w:t>并保证甲方不存在违反相关法律、法规、规章、政府指导政策要求的行为，如因甲方提供个人信息和数据产生纠纷，甲方应对此承担全部责任</w:t>
      </w:r>
      <w:r>
        <w:rPr>
          <w:rFonts w:hint="eastAsia" w:ascii="楷体" w:hAnsi="楷体" w:eastAsia="楷体"/>
          <w:bCs/>
          <w:szCs w:val="21"/>
        </w:rPr>
        <w:t>。如违反以上条款导致乙方被第三方投诉或起诉，或造成乙方被相关机构追究法律责任的，由甲方承担全部责任；如乙方先行承担的，乙方有权向甲方追偿并有权追究甲方违约责任。</w:t>
      </w:r>
    </w:p>
    <w:p>
      <w:pPr>
        <w:spacing w:line="360" w:lineRule="auto"/>
        <w:ind w:right="-1" w:firstLine="422" w:firstLineChars="201"/>
        <w:jc w:val="left"/>
        <w:rPr>
          <w:rFonts w:ascii="楷体" w:hAnsi="楷体" w:eastAsia="楷体"/>
        </w:rPr>
      </w:pPr>
      <w:r>
        <w:rPr>
          <w:rFonts w:hint="eastAsia" w:ascii="楷体" w:hAnsi="楷体" w:eastAsia="楷体"/>
        </w:rPr>
        <w:t>3.</w:t>
      </w:r>
      <w:r>
        <w:rPr>
          <w:rFonts w:hint="eastAsia" w:ascii="楷体" w:hAnsi="楷体" w:eastAsia="楷体"/>
          <w:lang w:val="en-US" w:eastAsia="zh-CN"/>
        </w:rPr>
        <w:t>6</w:t>
      </w:r>
      <w:r>
        <w:rPr>
          <w:rFonts w:ascii="楷体" w:hAnsi="楷体" w:eastAsia="楷体"/>
        </w:rPr>
        <w:t xml:space="preserve"> </w:t>
      </w:r>
      <w:r>
        <w:rPr>
          <w:rFonts w:hint="eastAsia" w:ascii="楷体" w:hAnsi="楷体" w:eastAsia="楷体"/>
        </w:rPr>
        <w:t>合同生效至系统实际上线前，甲方如果为单位，应向乙方提供加盖公章的营业执照复印件、加盖公章的公司法人身份证反正面复印件以及自有客户证明。</w:t>
      </w:r>
      <w:r>
        <w:rPr>
          <w:rFonts w:hint="eastAsia" w:ascii="楷体" w:hAnsi="楷体" w:eastAsia="楷体"/>
          <w:bCs/>
          <w:szCs w:val="21"/>
        </w:rPr>
        <w:t>甲方应保证严格按照提交乙方的营业执照上规定的经营范围开展营业，不得超越经营范围开展营业或从事其他违法犯罪活动。</w:t>
      </w:r>
      <w:r>
        <w:rPr>
          <w:rFonts w:hint="eastAsia" w:ascii="楷体" w:hAnsi="楷体" w:eastAsia="楷体"/>
        </w:rPr>
        <w:t>如果为个人，应向乙方提供本人签字加按手印的身份证反正面复印件，提供手持工牌照片的材料，以及自有客户证明。</w:t>
      </w:r>
      <w:bookmarkEnd w:id="2"/>
      <w:bookmarkEnd w:id="3"/>
    </w:p>
    <w:p>
      <w:pPr>
        <w:spacing w:line="360" w:lineRule="auto"/>
        <w:ind w:right="-1" w:firstLine="422" w:firstLineChars="201"/>
        <w:jc w:val="left"/>
        <w:rPr>
          <w:rFonts w:ascii="楷体" w:hAnsi="楷体" w:eastAsia="楷体" w:cs="宋体"/>
          <w:bCs/>
          <w:kern w:val="0"/>
          <w:szCs w:val="21"/>
        </w:rPr>
      </w:pPr>
      <w:r>
        <w:rPr>
          <w:rFonts w:ascii="楷体" w:hAnsi="楷体" w:eastAsia="楷体"/>
          <w:bCs/>
          <w:szCs w:val="21"/>
        </w:rPr>
        <w:t>3.</w:t>
      </w:r>
      <w:r>
        <w:rPr>
          <w:rFonts w:hint="eastAsia" w:ascii="楷体" w:hAnsi="楷体" w:eastAsia="楷体"/>
          <w:bCs/>
          <w:szCs w:val="21"/>
        </w:rPr>
        <w:t>7甲方违反以上</w:t>
      </w:r>
      <w:r>
        <w:rPr>
          <w:rFonts w:ascii="楷体" w:hAnsi="楷体" w:eastAsia="楷体"/>
          <w:bCs/>
          <w:szCs w:val="21"/>
        </w:rPr>
        <w:t>3.</w:t>
      </w:r>
      <w:r>
        <w:rPr>
          <w:rFonts w:hint="eastAsia" w:ascii="楷体" w:hAnsi="楷体" w:eastAsia="楷体"/>
          <w:bCs/>
          <w:szCs w:val="21"/>
          <w:lang w:val="en-US" w:eastAsia="zh-CN"/>
        </w:rPr>
        <w:t>4</w:t>
      </w:r>
      <w:r>
        <w:rPr>
          <w:rFonts w:ascii="楷体" w:hAnsi="楷体" w:eastAsia="楷体"/>
          <w:bCs/>
          <w:szCs w:val="21"/>
        </w:rPr>
        <w:t>-3.6</w:t>
      </w:r>
      <w:r>
        <w:rPr>
          <w:rFonts w:hint="eastAsia" w:ascii="楷体" w:hAnsi="楷体" w:eastAsia="楷体"/>
          <w:bCs/>
          <w:szCs w:val="21"/>
        </w:rPr>
        <w:t>条中任一条的，一经发现，乙方有权立即终止本合同，不退还甲方已支付费用，且终身取消甲方的合作资格，并有权应监管部门的要求及时提供关于甲方违法违规信息；甲方行为</w:t>
      </w:r>
      <w:r>
        <w:rPr>
          <w:rFonts w:hint="eastAsia" w:ascii="楷体" w:hAnsi="楷体" w:eastAsia="楷体" w:cs="宋体"/>
          <w:bCs/>
          <w:szCs w:val="21"/>
        </w:rPr>
        <w:t>涉嫌违法犯罪的，由相关机关依法处理。如</w:t>
      </w:r>
      <w:r>
        <w:rPr>
          <w:rFonts w:hint="eastAsia" w:ascii="楷体" w:hAnsi="楷体" w:eastAsia="楷体"/>
          <w:bCs/>
          <w:szCs w:val="21"/>
        </w:rPr>
        <w:t>甲方前述行为致使乙方受到连带处罚或承担连带赔偿责任的，</w:t>
      </w:r>
      <w:r>
        <w:rPr>
          <w:rFonts w:hint="eastAsia" w:ascii="楷体" w:hAnsi="楷体" w:eastAsia="楷体" w:cs="宋体"/>
          <w:bCs/>
          <w:szCs w:val="21"/>
        </w:rPr>
        <w:t>乙方有权要求甲方全额赔偿，并协助乙方处理以上事由。</w:t>
      </w:r>
    </w:p>
    <w:p>
      <w:pPr>
        <w:spacing w:line="360" w:lineRule="auto"/>
        <w:ind w:right="-1" w:firstLine="422" w:firstLineChars="201"/>
        <w:jc w:val="left"/>
        <w:rPr>
          <w:rFonts w:ascii="楷体" w:hAnsi="楷体" w:eastAsia="楷体" w:cs="宋体"/>
          <w:bCs/>
          <w:kern w:val="0"/>
          <w:szCs w:val="21"/>
        </w:rPr>
      </w:pPr>
      <w:r>
        <w:rPr>
          <w:rFonts w:hint="eastAsia" w:ascii="楷体" w:hAnsi="楷体" w:eastAsia="楷体" w:cs="宋体"/>
          <w:bCs/>
          <w:kern w:val="0"/>
          <w:szCs w:val="21"/>
        </w:rPr>
        <w:t>3.8如甲方使用乙方产品及服务时，出现线路投诉情况，甲方应积极配合提交资料协助乙方处理投诉，不应推诿拖延，如因甲方未能及时提供相关资料导致乙方产品或服务暂停，乙方不承担任何相关责任。</w:t>
      </w:r>
      <w:r>
        <w:rPr>
          <w:rFonts w:hint="eastAsia" w:ascii="楷体" w:hAnsi="楷体" w:eastAsia="楷体" w:cs="宋体"/>
          <w:bCs/>
          <w:kern w:val="0"/>
          <w:szCs w:val="21"/>
          <w:lang w:eastAsia="zh-CN"/>
        </w:rPr>
        <w:t>（</w:t>
      </w:r>
      <w:r>
        <w:rPr>
          <w:rFonts w:hint="eastAsia" w:ascii="楷体" w:hAnsi="楷体" w:eastAsia="楷体" w:cs="宋体"/>
          <w:bCs/>
          <w:kern w:val="0"/>
          <w:szCs w:val="21"/>
          <w:lang w:val="en-US" w:eastAsia="zh-CN"/>
        </w:rPr>
        <w:t>若投诉比分母大于5万分钟，乙方可保障甲方正常外呼；若投诉比分母小于等于5万分钟，则乙方收到线路投诉后，将暂停外呼7天，若恢复外呼15天内再次出现投诉的，将暂停外呼14天</w:t>
      </w:r>
      <w:r>
        <w:rPr>
          <w:rFonts w:hint="eastAsia" w:ascii="楷体" w:hAnsi="楷体" w:eastAsia="楷体" w:cs="宋体"/>
          <w:bCs/>
          <w:kern w:val="0"/>
          <w:szCs w:val="21"/>
          <w:lang w:eastAsia="zh-CN"/>
        </w:rPr>
        <w:t>）</w:t>
      </w:r>
      <w:r>
        <w:rPr>
          <w:rFonts w:hint="eastAsia" w:ascii="楷体" w:hAnsi="楷体" w:eastAsia="楷体" w:cs="宋体"/>
          <w:bCs/>
          <w:kern w:val="0"/>
          <w:szCs w:val="21"/>
        </w:rPr>
        <w:t>。</w:t>
      </w:r>
    </w:p>
    <w:p>
      <w:pPr>
        <w:spacing w:line="360" w:lineRule="auto"/>
        <w:ind w:right="-1" w:firstLine="422" w:firstLineChars="201"/>
        <w:jc w:val="left"/>
        <w:rPr>
          <w:rFonts w:hint="eastAsia" w:ascii="楷体" w:hAnsi="楷体" w:eastAsia="楷体" w:cs="宋体"/>
          <w:bCs/>
          <w:kern w:val="0"/>
          <w:szCs w:val="21"/>
        </w:rPr>
      </w:pPr>
      <w:r>
        <w:rPr>
          <w:rFonts w:ascii="楷体" w:hAnsi="楷体" w:eastAsia="楷体"/>
          <w:bCs/>
          <w:color w:val="000000" w:themeColor="text1"/>
          <w:szCs w:val="21"/>
          <w14:textFill>
            <w14:solidFill>
              <w14:schemeClr w14:val="tx1"/>
            </w14:solidFill>
          </w14:textFill>
        </w:rPr>
        <w:t xml:space="preserve">3.9 </w:t>
      </w:r>
      <w:r>
        <w:rPr>
          <w:rFonts w:hint="eastAsia" w:ascii="楷体" w:hAnsi="楷体" w:eastAsia="楷体"/>
          <w:bCs/>
          <w:color w:val="000000" w:themeColor="text1"/>
          <w:szCs w:val="21"/>
          <w14:textFill>
            <w14:solidFill>
              <w14:schemeClr w14:val="tx1"/>
            </w14:solidFill>
          </w14:textFill>
        </w:rPr>
        <w:t>未经乙方书面同意，甲方不得将本合同项下部分或全部权利义务转让给任何第三方。</w:t>
      </w:r>
    </w:p>
    <w:p>
      <w:pPr>
        <w:pStyle w:val="2"/>
        <w:spacing w:before="156" w:after="156"/>
        <w:ind w:firstLine="422"/>
      </w:pPr>
      <w:r>
        <w:rPr>
          <w:rFonts w:hint="eastAsia"/>
        </w:rPr>
        <w:t>乙方的权利和义务</w:t>
      </w:r>
    </w:p>
    <w:p>
      <w:pPr>
        <w:widowControl/>
        <w:tabs>
          <w:tab w:val="left" w:pos="759"/>
        </w:tabs>
        <w:spacing w:line="360" w:lineRule="auto"/>
        <w:ind w:right="-1" w:firstLine="422" w:firstLineChars="201"/>
        <w:rPr>
          <w:rFonts w:ascii="楷体" w:hAnsi="楷体" w:eastAsia="楷体" w:cs="宋体"/>
          <w:bCs/>
          <w:szCs w:val="21"/>
        </w:rPr>
      </w:pPr>
      <w:r>
        <w:rPr>
          <w:rFonts w:ascii="楷体" w:hAnsi="楷体" w:eastAsia="楷体" w:cs="宋体"/>
          <w:bCs/>
          <w:szCs w:val="21"/>
        </w:rPr>
        <w:t>4.1</w:t>
      </w:r>
      <w:r>
        <w:rPr>
          <w:rFonts w:hint="eastAsia" w:ascii="楷体" w:hAnsi="楷体" w:eastAsia="楷体" w:cs="宋体"/>
          <w:bCs/>
          <w:szCs w:val="21"/>
        </w:rPr>
        <w:t>乙方有权对甲方提供的信息资料的真实性、合法性、有效性进行形式上审核，发现其涉嫌违反相关法律法规、政策文件的，视为甲方违约，乙方有权单方解除本合同（乙方的审核行为并不视为免除甲方的保证责任）。</w:t>
      </w:r>
    </w:p>
    <w:p>
      <w:pPr>
        <w:widowControl/>
        <w:tabs>
          <w:tab w:val="left" w:pos="759"/>
        </w:tabs>
        <w:spacing w:line="360" w:lineRule="auto"/>
        <w:ind w:right="-1" w:firstLine="422" w:firstLineChars="201"/>
        <w:rPr>
          <w:rFonts w:ascii="楷体" w:hAnsi="楷体" w:eastAsia="楷体" w:cs="宋体"/>
          <w:szCs w:val="21"/>
        </w:rPr>
      </w:pPr>
      <w:r>
        <w:rPr>
          <w:rFonts w:hint="eastAsia" w:ascii="楷体" w:hAnsi="楷体" w:eastAsia="楷体" w:cs="宋体"/>
          <w:szCs w:val="21"/>
        </w:rPr>
        <w:t>4.</w:t>
      </w:r>
      <w:r>
        <w:rPr>
          <w:rFonts w:ascii="楷体" w:hAnsi="楷体" w:eastAsia="楷体" w:cs="宋体"/>
          <w:szCs w:val="21"/>
        </w:rPr>
        <w:t xml:space="preserve">2 </w:t>
      </w:r>
      <w:r>
        <w:rPr>
          <w:rFonts w:hint="eastAsia" w:ascii="楷体" w:hAnsi="楷体" w:eastAsia="楷体" w:cs="宋体"/>
          <w:szCs w:val="21"/>
        </w:rPr>
        <w:t>为了更好地为甲方提供服务，乙方会在甲方自愿使用服务或提供信息的情况下自动收集并加工处理信息。乙方就收集的信息经过分析、加工后获得的数据研究只会用于产品的更新迭代。考虑到甲方隐私的重要性，乙方将对本协议所有内容及双方技术文档、业务合作过程中得知的对方商业秘密保密，乙方在向第三方披露数据信息研究成果时不得公开甲方信息的详细内容，但以下情形除外：</w:t>
      </w:r>
    </w:p>
    <w:p>
      <w:pPr>
        <w:widowControl/>
        <w:tabs>
          <w:tab w:val="left" w:pos="759"/>
        </w:tabs>
        <w:spacing w:line="360" w:lineRule="auto"/>
        <w:ind w:right="-1" w:firstLine="422" w:firstLineChars="201"/>
        <w:rPr>
          <w:rFonts w:ascii="楷体" w:hAnsi="楷体" w:eastAsia="楷体" w:cs="宋体"/>
          <w:szCs w:val="21"/>
        </w:rPr>
      </w:pPr>
      <w:r>
        <w:rPr>
          <w:rFonts w:hint="eastAsia" w:ascii="楷体" w:hAnsi="楷体" w:eastAsia="楷体" w:cs="宋体"/>
          <w:szCs w:val="21"/>
        </w:rPr>
        <w:t>1</w:t>
      </w:r>
      <w:r>
        <w:rPr>
          <w:rFonts w:ascii="楷体" w:hAnsi="楷体" w:eastAsia="楷体" w:cs="宋体"/>
          <w:szCs w:val="21"/>
        </w:rPr>
        <w:t xml:space="preserve">) </w:t>
      </w:r>
      <w:r>
        <w:rPr>
          <w:rFonts w:hint="eastAsia" w:ascii="楷体" w:hAnsi="楷体" w:eastAsia="楷体" w:cs="宋体"/>
          <w:szCs w:val="21"/>
        </w:rPr>
        <w:t>甲方要求乙方透露这些信息；</w:t>
      </w:r>
    </w:p>
    <w:p>
      <w:pPr>
        <w:widowControl/>
        <w:tabs>
          <w:tab w:val="left" w:pos="759"/>
        </w:tabs>
        <w:spacing w:line="360" w:lineRule="auto"/>
        <w:ind w:right="-1" w:firstLine="422" w:firstLineChars="201"/>
        <w:rPr>
          <w:rFonts w:ascii="楷体" w:hAnsi="楷体" w:eastAsia="楷体" w:cs="宋体"/>
          <w:szCs w:val="21"/>
        </w:rPr>
      </w:pPr>
      <w:r>
        <w:rPr>
          <w:rFonts w:hint="eastAsia" w:ascii="楷体" w:hAnsi="楷体" w:eastAsia="楷体" w:cs="宋体"/>
          <w:szCs w:val="21"/>
        </w:rPr>
        <w:t>2</w:t>
      </w:r>
      <w:r>
        <w:rPr>
          <w:rFonts w:ascii="楷体" w:hAnsi="楷体" w:eastAsia="楷体" w:cs="宋体"/>
          <w:szCs w:val="21"/>
        </w:rPr>
        <w:t xml:space="preserve">) </w:t>
      </w:r>
      <w:r>
        <w:rPr>
          <w:rFonts w:hint="eastAsia" w:ascii="楷体" w:hAnsi="楷体" w:eastAsia="楷体" w:cs="宋体"/>
          <w:szCs w:val="21"/>
        </w:rPr>
        <w:t>相应的法律要求及程序要求乙方提供甲方信息。</w:t>
      </w:r>
    </w:p>
    <w:p>
      <w:pPr>
        <w:widowControl/>
        <w:tabs>
          <w:tab w:val="left" w:pos="759"/>
        </w:tabs>
        <w:spacing w:line="360" w:lineRule="auto"/>
        <w:ind w:right="-1" w:firstLine="422" w:firstLineChars="201"/>
        <w:rPr>
          <w:rFonts w:ascii="楷体" w:hAnsi="楷体" w:eastAsia="楷体" w:cs="宋体"/>
          <w:bCs/>
          <w:szCs w:val="21"/>
          <w:lang w:val="zh-TW"/>
        </w:rPr>
      </w:pPr>
      <w:r>
        <w:rPr>
          <w:rFonts w:ascii="楷体" w:hAnsi="楷体" w:eastAsia="楷体" w:cs="宋体"/>
          <w:bCs/>
          <w:szCs w:val="21"/>
        </w:rPr>
        <w:t xml:space="preserve">4.3 </w:t>
      </w:r>
      <w:r>
        <w:rPr>
          <w:rFonts w:hint="eastAsia" w:ascii="楷体" w:hAnsi="楷体" w:eastAsia="楷体" w:cs="宋体"/>
          <w:bCs/>
          <w:szCs w:val="21"/>
        </w:rPr>
        <w:t>乙方</w:t>
      </w:r>
      <w:r>
        <w:rPr>
          <w:rFonts w:hint="eastAsia" w:ascii="楷体" w:hAnsi="楷体" w:eastAsia="楷体" w:cs="宋体"/>
          <w:bCs/>
          <w:szCs w:val="21"/>
          <w:lang w:val="zh-TW"/>
        </w:rPr>
        <w:t>有</w:t>
      </w:r>
      <w:r>
        <w:rPr>
          <w:rFonts w:hint="eastAsia" w:ascii="楷体" w:hAnsi="楷体" w:eastAsia="楷体" w:cs="宋体"/>
          <w:bCs/>
          <w:szCs w:val="21"/>
        </w:rPr>
        <w:t>权利</w:t>
      </w:r>
      <w:r>
        <w:rPr>
          <w:rFonts w:hint="eastAsia" w:ascii="楷体" w:hAnsi="楷体" w:eastAsia="楷体" w:cs="宋体"/>
          <w:bCs/>
          <w:szCs w:val="21"/>
          <w:lang w:val="zh-TW"/>
        </w:rPr>
        <w:t>对系统规则作以下设定，</w:t>
      </w:r>
      <w:r>
        <w:rPr>
          <w:rFonts w:hint="eastAsia" w:ascii="楷体" w:hAnsi="楷体" w:eastAsia="楷体" w:cs="宋体"/>
          <w:bCs/>
          <w:szCs w:val="21"/>
        </w:rPr>
        <w:t>甲方对该设定表示认可并接受</w:t>
      </w:r>
      <w:r>
        <w:rPr>
          <w:rFonts w:hint="eastAsia" w:ascii="楷体" w:hAnsi="楷体" w:eastAsia="楷体" w:cs="宋体"/>
          <w:bCs/>
          <w:szCs w:val="21"/>
          <w:lang w:val="zh-TW"/>
        </w:rPr>
        <w:t>：</w:t>
      </w:r>
    </w:p>
    <w:p>
      <w:pPr>
        <w:widowControl/>
        <w:tabs>
          <w:tab w:val="left" w:pos="759"/>
        </w:tabs>
        <w:spacing w:line="360" w:lineRule="auto"/>
        <w:ind w:right="-1" w:firstLine="422" w:firstLineChars="201"/>
        <w:rPr>
          <w:rFonts w:ascii="楷体" w:hAnsi="楷体" w:eastAsia="楷体" w:cs="宋体"/>
          <w:bCs/>
          <w:szCs w:val="21"/>
        </w:rPr>
      </w:pPr>
      <w:r>
        <w:rPr>
          <w:rFonts w:ascii="楷体" w:hAnsi="楷体" w:eastAsia="楷体" w:cs="宋体"/>
          <w:bCs/>
          <w:szCs w:val="21"/>
          <w:lang w:val="zh-TW" w:eastAsia="zh-TW"/>
        </w:rPr>
        <w:t xml:space="preserve">1) </w:t>
      </w:r>
      <w:r>
        <w:rPr>
          <w:rFonts w:hint="eastAsia" w:ascii="楷体" w:hAnsi="楷体" w:eastAsia="楷体"/>
          <w:szCs w:val="21"/>
        </w:rPr>
        <w:t>AICC</w:t>
      </w:r>
      <w:r>
        <w:rPr>
          <w:rFonts w:hint="eastAsia" w:ascii="楷体" w:hAnsi="楷体" w:eastAsia="楷体" w:cs="宋体"/>
          <w:bCs/>
          <w:szCs w:val="21"/>
          <w:lang w:val="zh-TW"/>
        </w:rPr>
        <w:t>每天工作时间规定范围：</w:t>
      </w:r>
      <w:r>
        <w:rPr>
          <w:rFonts w:ascii="楷体" w:hAnsi="楷体" w:eastAsia="楷体" w:cs="宋体"/>
          <w:bCs/>
          <w:szCs w:val="21"/>
        </w:rPr>
        <w:t>9：00-20：00。</w:t>
      </w:r>
    </w:p>
    <w:p>
      <w:pPr>
        <w:widowControl/>
        <w:tabs>
          <w:tab w:val="left" w:pos="759"/>
        </w:tabs>
        <w:spacing w:line="360" w:lineRule="auto"/>
        <w:ind w:right="-1" w:firstLine="422" w:firstLineChars="201"/>
        <w:rPr>
          <w:rFonts w:ascii="楷体" w:hAnsi="楷体" w:eastAsia="楷体" w:cs="宋体"/>
          <w:bCs/>
          <w:szCs w:val="21"/>
        </w:rPr>
      </w:pPr>
      <w:r>
        <w:rPr>
          <w:rFonts w:ascii="楷体" w:hAnsi="楷体" w:eastAsia="楷体" w:cs="宋体"/>
          <w:bCs/>
          <w:szCs w:val="21"/>
        </w:rPr>
        <w:t xml:space="preserve">2) </w:t>
      </w:r>
      <w:r>
        <w:rPr>
          <w:rFonts w:hint="eastAsia" w:ascii="楷体" w:hAnsi="楷体" w:eastAsia="楷体" w:cs="宋体"/>
          <w:bCs/>
          <w:szCs w:val="21"/>
        </w:rPr>
        <w:t>如果</w:t>
      </w:r>
      <w:r>
        <w:rPr>
          <w:rFonts w:hint="eastAsia" w:ascii="楷体" w:hAnsi="楷体" w:eastAsia="楷体"/>
          <w:szCs w:val="21"/>
        </w:rPr>
        <w:t>AICC</w:t>
      </w:r>
      <w:r>
        <w:rPr>
          <w:rFonts w:hint="eastAsia" w:ascii="楷体" w:hAnsi="楷体" w:eastAsia="楷体" w:cs="宋体"/>
          <w:bCs/>
          <w:szCs w:val="21"/>
        </w:rPr>
        <w:t>的服务和工作时间等与相关法律产生冲突，应以法律规定为基准。</w:t>
      </w:r>
    </w:p>
    <w:p>
      <w:pPr>
        <w:widowControl/>
        <w:spacing w:line="360" w:lineRule="auto"/>
        <w:ind w:right="-1" w:firstLine="422" w:firstLineChars="201"/>
        <w:jc w:val="left"/>
        <w:rPr>
          <w:rFonts w:ascii="楷体" w:hAnsi="楷体" w:eastAsia="楷体" w:cs="宋体"/>
          <w:szCs w:val="21"/>
        </w:rPr>
      </w:pPr>
      <w:r>
        <w:rPr>
          <w:rFonts w:hint="eastAsia" w:ascii="楷体" w:hAnsi="楷体" w:eastAsia="楷体" w:cs="宋体"/>
          <w:szCs w:val="21"/>
        </w:rPr>
        <w:t>4.4乙方需不断改进本合同包含的服务，包括对</w:t>
      </w:r>
      <w:r>
        <w:rPr>
          <w:rFonts w:hint="eastAsia" w:ascii="楷体" w:hAnsi="楷体" w:eastAsia="楷体"/>
          <w:szCs w:val="21"/>
        </w:rPr>
        <w:t>AICC</w:t>
      </w:r>
      <w:r>
        <w:rPr>
          <w:rFonts w:hint="eastAsia" w:ascii="楷体" w:hAnsi="楷体" w:eastAsia="楷体" w:cs="宋体"/>
          <w:szCs w:val="21"/>
        </w:rPr>
        <w:t>产品服务、话术语义的理解、服务器等进行优化或升级以及维护；但乙方对甲方使用服务后的产品销量、经营业绩、投资收益、利润等不作任何担保与承诺，且不承担任何责任。在乙方对产品及服务进行更新时，如会影响甲方所需服务的正常开展，需提前告知甲方，甲方应予以配合。</w:t>
      </w:r>
    </w:p>
    <w:p>
      <w:pPr>
        <w:widowControl/>
        <w:spacing w:line="360" w:lineRule="auto"/>
        <w:ind w:firstLine="422" w:firstLineChars="201"/>
        <w:jc w:val="left"/>
        <w:rPr>
          <w:rFonts w:ascii="楷体" w:hAnsi="楷体" w:eastAsia="楷体" w:cs="宋体"/>
          <w:szCs w:val="21"/>
        </w:rPr>
      </w:pPr>
      <w:r>
        <w:rPr>
          <w:rFonts w:hint="eastAsia" w:ascii="楷体" w:hAnsi="楷体" w:eastAsia="楷体" w:cs="宋体"/>
          <w:szCs w:val="21"/>
        </w:rPr>
        <w:t>4</w:t>
      </w:r>
      <w:r>
        <w:rPr>
          <w:rFonts w:ascii="楷体" w:hAnsi="楷体" w:eastAsia="楷体" w:cs="宋体"/>
          <w:szCs w:val="21"/>
        </w:rPr>
        <w:t>.</w:t>
      </w:r>
      <w:r>
        <w:rPr>
          <w:rFonts w:hint="eastAsia" w:ascii="楷体" w:hAnsi="楷体" w:eastAsia="楷体" w:cs="宋体"/>
          <w:szCs w:val="21"/>
          <w:lang w:val="en-US" w:eastAsia="zh-CN"/>
        </w:rPr>
        <w:t>5</w:t>
      </w:r>
      <w:r>
        <w:rPr>
          <w:rFonts w:hint="eastAsia" w:ascii="楷体" w:hAnsi="楷体" w:eastAsia="楷体" w:cs="宋体"/>
          <w:szCs w:val="21"/>
        </w:rPr>
        <w:t>责任限制：在法律所允许的最大范围内，乙方不会对因使用或不能使用本协议项下提供服务所引起的或有关的任何间接的、意外的、直接的、特殊的、惩罚性的或其他任何损害（包括但不限于因人身伤害或财产损坏而造成的财产损害；因利润损失、数据损失、营业中断、计算机瘫痪或故障、商业信息的遗失而造成的损害；因未能履行包括诚信或相当注意在内的任何责任致使隐私泄露而造成的损害；因疏忽而造成的损害；或因任何金钱上的损失或任何其它损失而造成的损害）承担赔偿责任，即使乙方事先被告知该损失发生的可能性。</w:t>
      </w:r>
    </w:p>
    <w:p>
      <w:pPr>
        <w:pStyle w:val="2"/>
        <w:spacing w:before="156" w:after="156"/>
        <w:ind w:firstLine="422"/>
      </w:pPr>
      <w:r>
        <w:rPr>
          <w:rFonts w:hint="eastAsia"/>
        </w:rPr>
        <w:t>付款方式</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5.1 甲方应于本合同签订后5个工作日内一次性向乙方付清全部款项；乙方收到足额合同费用后为甲方需出具同等金额的增值税发票。</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5.2 甲方应将该笔服务费用汇至乙方指定收款账户：</w:t>
      </w:r>
    </w:p>
    <w:tbl>
      <w:tblPr>
        <w:tblStyle w:val="12"/>
        <w:tblW w:w="6379" w:type="dxa"/>
        <w:tblInd w:w="12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4536"/>
      </w:tblGrid>
      <w:tr>
        <w:trPr>
          <w:trHeight w:val="492" w:hRule="atLeast"/>
        </w:trPr>
        <w:tc>
          <w:tcPr>
            <w:tcW w:w="1843" w:type="dxa"/>
          </w:tcPr>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开户行</w:t>
            </w:r>
          </w:p>
        </w:tc>
        <w:tc>
          <w:tcPr>
            <w:tcW w:w="4536" w:type="dxa"/>
          </w:tcPr>
          <w:p>
            <w:pPr>
              <w:widowControl/>
              <w:spacing w:line="360" w:lineRule="auto"/>
              <w:ind w:left="0" w:leftChars="0" w:firstLine="0" w:firstLineChars="0"/>
              <w:jc w:val="center"/>
              <w:rPr>
                <w:rFonts w:ascii="楷体" w:hAnsi="楷体" w:eastAsia="楷体" w:cs="宋体"/>
                <w:szCs w:val="21"/>
              </w:rPr>
            </w:pPr>
            <w:r>
              <w:rPr>
                <w:rFonts w:hint="eastAsia" w:ascii="楷体" w:hAnsi="楷体" w:eastAsia="楷体"/>
                <w:szCs w:val="21"/>
              </w:rPr>
              <w:t>上海浦东发展银行杭州萧山支行</w:t>
            </w:r>
          </w:p>
        </w:tc>
      </w:tr>
      <w:tr>
        <w:tc>
          <w:tcPr>
            <w:tcW w:w="1843" w:type="dxa"/>
          </w:tcPr>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账户名</w:t>
            </w:r>
          </w:p>
        </w:tc>
        <w:tc>
          <w:tcPr>
            <w:tcW w:w="4536" w:type="dxa"/>
          </w:tcPr>
          <w:p>
            <w:pPr>
              <w:widowControl/>
              <w:spacing w:line="360" w:lineRule="auto"/>
              <w:ind w:left="0" w:leftChars="0" w:firstLine="0" w:firstLineChars="0"/>
              <w:jc w:val="center"/>
              <w:rPr>
                <w:rFonts w:ascii="楷体" w:hAnsi="楷体" w:eastAsia="楷体" w:cs="宋体"/>
                <w:szCs w:val="21"/>
              </w:rPr>
            </w:pPr>
            <w:r>
              <w:rPr>
                <w:rFonts w:hint="eastAsia" w:ascii="楷体" w:hAnsi="楷体" w:eastAsia="楷体"/>
                <w:szCs w:val="21"/>
              </w:rPr>
              <w:t>杭州一知智能科技有限公司</w:t>
            </w:r>
          </w:p>
        </w:tc>
      </w:tr>
      <w:tr>
        <w:tc>
          <w:tcPr>
            <w:tcW w:w="1843" w:type="dxa"/>
          </w:tcPr>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银行账号</w:t>
            </w:r>
          </w:p>
        </w:tc>
        <w:tc>
          <w:tcPr>
            <w:tcW w:w="4536" w:type="dxa"/>
          </w:tcPr>
          <w:p>
            <w:pPr>
              <w:widowControl/>
              <w:spacing w:line="360" w:lineRule="auto"/>
              <w:ind w:left="0" w:leftChars="0" w:firstLine="0" w:firstLineChars="0"/>
              <w:jc w:val="center"/>
              <w:rPr>
                <w:rFonts w:ascii="楷体" w:hAnsi="楷体" w:eastAsia="楷体" w:cs="宋体"/>
                <w:szCs w:val="21"/>
              </w:rPr>
            </w:pPr>
            <w:r>
              <w:rPr>
                <w:rFonts w:hint="eastAsia" w:ascii="楷体" w:hAnsi="楷体" w:eastAsia="楷体"/>
                <w:szCs w:val="21"/>
              </w:rPr>
              <w:t>95070078801300000120</w:t>
            </w:r>
          </w:p>
        </w:tc>
      </w:tr>
    </w:tbl>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5.3如甲方未全额支付以上服务费用的，乙方有权拒绝向甲方提供</w:t>
      </w:r>
      <w:r>
        <w:rPr>
          <w:rFonts w:hint="eastAsia" w:ascii="楷体" w:hAnsi="楷体" w:eastAsia="楷体"/>
          <w:szCs w:val="21"/>
        </w:rPr>
        <w:t>AICC</w:t>
      </w:r>
      <w:r>
        <w:rPr>
          <w:rFonts w:hint="eastAsia" w:ascii="楷体" w:hAnsi="楷体" w:eastAsia="楷体" w:cs="宋体"/>
          <w:szCs w:val="21"/>
        </w:rPr>
        <w:t>服务。</w:t>
      </w:r>
    </w:p>
    <w:p>
      <w:pPr>
        <w:pStyle w:val="2"/>
        <w:spacing w:before="156" w:after="156"/>
        <w:ind w:firstLine="422"/>
      </w:pPr>
      <w:r>
        <w:rPr>
          <w:rFonts w:hint="eastAsia"/>
        </w:rPr>
        <w:t>知识产权</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rPr>
        <w:t>6</w:t>
      </w:r>
      <w:r>
        <w:rPr>
          <w:rFonts w:ascii="楷体" w:hAnsi="楷体" w:eastAsia="楷体" w:cs="宋体"/>
          <w:szCs w:val="21"/>
        </w:rPr>
        <w:t xml:space="preserve">.1 </w:t>
      </w:r>
      <w:r>
        <w:rPr>
          <w:rFonts w:hint="eastAsia" w:ascii="楷体" w:hAnsi="楷体" w:eastAsia="楷体" w:cs="宋体"/>
          <w:szCs w:val="21"/>
        </w:rPr>
        <w:t>乙方始终拥有本合同项下产品及资料的完整的知识产权，甲方依本合同约定向乙方支付全部款项后即取得在合同期限内对本合同项下产品及资料的非独家使用权。</w:t>
      </w:r>
    </w:p>
    <w:p>
      <w:pPr>
        <w:spacing w:line="360" w:lineRule="auto"/>
        <w:ind w:firstLine="420" w:firstLineChars="200"/>
      </w:pPr>
      <w:r>
        <w:rPr>
          <w:rFonts w:hint="eastAsia" w:ascii="楷体" w:hAnsi="楷体" w:eastAsia="楷体" w:cs="宋体"/>
          <w:szCs w:val="21"/>
        </w:rPr>
        <w:t>6.2 甲方应当依照本合同约定合理使用上述产品及资料，不得以任何方式对产品进行复制、反向工程等，也不得进行再许可、出租、出售、传播给第三人，不得将产品及资料用于其它违反法律法规等相关规定的目的。一经发现，则乙方已收取费用不再退还，甲方再向乙方支付合同金额同等的违约金，并另行赔偿实际损失，同时乙方享有单方解除本合同的权利，解除自通知到达甲方之日起生效，另乙方有权追究甲方的法律责任。</w:t>
      </w:r>
    </w:p>
    <w:p>
      <w:pPr>
        <w:pStyle w:val="2"/>
        <w:spacing w:before="156" w:after="156"/>
        <w:ind w:firstLine="422"/>
      </w:pPr>
      <w:r>
        <w:rPr>
          <w:rFonts w:hint="eastAsia"/>
        </w:rPr>
        <w:t>用户名、密码及其安全性</w:t>
      </w:r>
    </w:p>
    <w:p>
      <w:pPr>
        <w:widowControl/>
        <w:spacing w:line="360" w:lineRule="auto"/>
        <w:ind w:firstLine="420" w:firstLineChars="200"/>
        <w:jc w:val="left"/>
        <w:rPr>
          <w:rFonts w:ascii="楷体" w:hAnsi="楷体" w:eastAsia="楷体" w:cs="宋体"/>
          <w:szCs w:val="21"/>
        </w:rPr>
      </w:pPr>
      <w:r>
        <w:rPr>
          <w:rFonts w:hint="eastAsia" w:ascii="楷体" w:hAnsi="楷体" w:eastAsia="楷体" w:cs="宋体"/>
          <w:szCs w:val="21"/>
        </w:rPr>
        <w:t>7</w:t>
      </w:r>
      <w:r>
        <w:rPr>
          <w:rFonts w:ascii="楷体" w:hAnsi="楷体" w:eastAsia="楷体" w:cs="宋体"/>
          <w:szCs w:val="21"/>
        </w:rPr>
        <w:t>.1</w:t>
      </w:r>
      <w:r>
        <w:rPr>
          <w:rFonts w:hint="eastAsia" w:ascii="楷体" w:hAnsi="楷体" w:eastAsia="楷体" w:cs="宋体"/>
          <w:szCs w:val="21"/>
        </w:rPr>
        <w:t>甲方自行承担系统登录名和密码的修改和保密工作，就该登录名通过系统所进行的业务操作均视为甲方的操作，甲方对其登录名下的一切操作行为及其所产生的任何后果负责。</w:t>
      </w:r>
    </w:p>
    <w:p>
      <w:pPr>
        <w:widowControl/>
        <w:spacing w:line="360" w:lineRule="auto"/>
        <w:ind w:firstLine="420" w:firstLineChars="200"/>
        <w:jc w:val="left"/>
        <w:rPr>
          <w:rFonts w:hint="eastAsia" w:ascii="楷体" w:hAnsi="楷体" w:eastAsia="楷体" w:cs="宋体"/>
          <w:szCs w:val="21"/>
        </w:rPr>
      </w:pPr>
      <w:r>
        <w:rPr>
          <w:rFonts w:ascii="楷体" w:hAnsi="楷体" w:eastAsia="楷体" w:cs="宋体"/>
          <w:szCs w:val="21"/>
        </w:rPr>
        <w:t>7.2</w:t>
      </w:r>
      <w:r>
        <w:rPr>
          <w:rFonts w:hint="eastAsia" w:ascii="楷体" w:hAnsi="楷体" w:eastAsia="楷体" w:cs="宋体"/>
          <w:szCs w:val="21"/>
        </w:rPr>
        <w:t>甲方若发现任何非法使用账号或存在安全漏洞的情况，应立即书面通知乙方。</w:t>
      </w:r>
    </w:p>
    <w:p>
      <w:pPr>
        <w:pStyle w:val="2"/>
        <w:spacing w:before="156" w:after="156"/>
        <w:ind w:firstLine="422"/>
      </w:pPr>
      <w:r>
        <w:rPr>
          <w:rFonts w:hint="eastAsia"/>
          <w:lang w:val="en-US" w:eastAsia="zh-CN"/>
        </w:rPr>
        <w:t>退费条款</w:t>
      </w:r>
    </w:p>
    <w:p>
      <w:pPr>
        <w:spacing w:line="360" w:lineRule="auto"/>
        <w:ind w:right="-1" w:firstLine="420" w:firstLineChars="0"/>
        <w:jc w:val="left"/>
        <w:rPr>
          <w:rFonts w:hint="eastAsia" w:ascii="楷体" w:hAnsi="楷体" w:eastAsia="楷体"/>
          <w:szCs w:val="21"/>
          <w:lang w:val="en-US" w:eastAsia="zh-CN"/>
        </w:rPr>
      </w:pPr>
      <w:r>
        <w:rPr>
          <w:rFonts w:hint="eastAsia" w:ascii="楷体" w:hAnsi="楷体" w:eastAsia="楷体"/>
          <w:szCs w:val="21"/>
          <w:lang w:val="en-US" w:eastAsia="zh-CN"/>
        </w:rPr>
        <w:t>8.1甲乙双方约定，</w:t>
      </w:r>
      <w:ins w:id="20" w:author="一知-shan-FW" w:date="2024-01-04T16:08:56Z">
        <w:r>
          <w:rPr>
            <w:rFonts w:hint="eastAsia" w:ascii="楷体" w:hAnsi="楷体" w:eastAsia="楷体"/>
            <w:szCs w:val="21"/>
            <w:lang w:val="en-US" w:eastAsia="zh-CN"/>
          </w:rPr>
          <w:t>系统</w:t>
        </w:r>
      </w:ins>
      <w:ins w:id="21" w:author="一知-shan-FW" w:date="2024-01-04T16:08:57Z">
        <w:r>
          <w:rPr>
            <w:rFonts w:hint="eastAsia" w:ascii="楷体" w:hAnsi="楷体" w:eastAsia="楷体"/>
            <w:szCs w:val="21"/>
            <w:lang w:val="en-US" w:eastAsia="zh-CN"/>
          </w:rPr>
          <w:t>上线</w:t>
        </w:r>
      </w:ins>
      <w:ins w:id="22" w:author="一知-shan-FW" w:date="2024-01-04T16:08:59Z">
        <w:r>
          <w:rPr>
            <w:rFonts w:hint="eastAsia" w:ascii="楷体" w:hAnsi="楷体" w:eastAsia="楷体"/>
            <w:szCs w:val="21"/>
            <w:lang w:val="en-US" w:eastAsia="zh-CN"/>
          </w:rPr>
          <w:t>后</w:t>
        </w:r>
      </w:ins>
      <w:ins w:id="23" w:author="一知-shan-FW" w:date="2024-01-04T16:09:00Z">
        <w:r>
          <w:rPr>
            <w:rFonts w:hint="eastAsia" w:ascii="楷体" w:hAnsi="楷体" w:eastAsia="楷体"/>
            <w:szCs w:val="21"/>
            <w:lang w:val="en-US" w:eastAsia="zh-CN"/>
          </w:rPr>
          <w:t>1</w:t>
        </w:r>
      </w:ins>
      <w:ins w:id="24" w:author="一知-shan-FW" w:date="2024-01-04T16:09:01Z">
        <w:r>
          <w:rPr>
            <w:rFonts w:hint="eastAsia" w:ascii="楷体" w:hAnsi="楷体" w:eastAsia="楷体"/>
            <w:szCs w:val="21"/>
            <w:lang w:val="en-US" w:eastAsia="zh-CN"/>
          </w:rPr>
          <w:t>4</w:t>
        </w:r>
      </w:ins>
      <w:ins w:id="25" w:author="一知-shan-FW" w:date="2024-01-04T16:09:08Z">
        <w:r>
          <w:rPr>
            <w:rFonts w:hint="eastAsia" w:ascii="楷体" w:hAnsi="楷体" w:eastAsia="楷体"/>
            <w:szCs w:val="21"/>
            <w:lang w:val="en-US" w:eastAsia="zh-CN"/>
          </w:rPr>
          <w:t>天</w:t>
        </w:r>
      </w:ins>
      <w:ins w:id="26" w:author="一知-shan-FW" w:date="2024-01-04T16:09:09Z">
        <w:r>
          <w:rPr>
            <w:rFonts w:hint="eastAsia" w:ascii="楷体" w:hAnsi="楷体" w:eastAsia="楷体"/>
            <w:szCs w:val="21"/>
            <w:lang w:val="en-US" w:eastAsia="zh-CN"/>
          </w:rPr>
          <w:t>内</w:t>
        </w:r>
      </w:ins>
      <w:ins w:id="27" w:author="一知-shan-FW" w:date="2024-01-04T16:09:10Z">
        <w:r>
          <w:rPr>
            <w:rFonts w:hint="eastAsia" w:ascii="楷体" w:hAnsi="楷体" w:eastAsia="楷体"/>
            <w:szCs w:val="21"/>
            <w:lang w:val="en-US" w:eastAsia="zh-CN"/>
          </w:rPr>
          <w:t>（</w:t>
        </w:r>
      </w:ins>
      <w:ins w:id="28" w:author="一知-shan-FW" w:date="2024-01-04T16:09:13Z">
        <w:r>
          <w:rPr>
            <w:rFonts w:hint="eastAsia" w:ascii="楷体" w:hAnsi="楷体" w:eastAsia="楷体"/>
            <w:szCs w:val="21"/>
            <w:lang w:val="en-US" w:eastAsia="zh-CN"/>
          </w:rPr>
          <w:t>不包含</w:t>
        </w:r>
      </w:ins>
      <w:ins w:id="29" w:author="一知-shan-FW" w:date="2024-01-04T16:09:14Z">
        <w:r>
          <w:rPr>
            <w:rFonts w:hint="eastAsia" w:ascii="楷体" w:hAnsi="楷体" w:eastAsia="楷体"/>
            <w:szCs w:val="21"/>
            <w:lang w:val="en-US" w:eastAsia="zh-CN"/>
          </w:rPr>
          <w:t>法定</w:t>
        </w:r>
      </w:ins>
      <w:ins w:id="30" w:author="一知-shan-FW" w:date="2024-01-04T16:09:15Z">
        <w:r>
          <w:rPr>
            <w:rFonts w:hint="eastAsia" w:ascii="楷体" w:hAnsi="楷体" w:eastAsia="楷体"/>
            <w:szCs w:val="21"/>
            <w:lang w:val="en-US" w:eastAsia="zh-CN"/>
          </w:rPr>
          <w:t>节假日</w:t>
        </w:r>
      </w:ins>
      <w:ins w:id="31" w:author="一知-shan-FW" w:date="2024-01-04T16:09:10Z">
        <w:r>
          <w:rPr>
            <w:rFonts w:hint="eastAsia" w:ascii="楷体" w:hAnsi="楷体" w:eastAsia="楷体"/>
            <w:szCs w:val="21"/>
            <w:lang w:val="en-US" w:eastAsia="zh-CN"/>
          </w:rPr>
          <w:t>）</w:t>
        </w:r>
      </w:ins>
      <w:ins w:id="32" w:author="一知-shan-FW" w:date="2024-01-04T16:09:18Z">
        <w:r>
          <w:rPr>
            <w:rFonts w:hint="eastAsia" w:ascii="楷体" w:hAnsi="楷体" w:eastAsia="楷体"/>
            <w:szCs w:val="21"/>
            <w:lang w:val="en-US" w:eastAsia="zh-CN"/>
          </w:rPr>
          <w:t>为</w:t>
        </w:r>
      </w:ins>
      <w:ins w:id="33" w:author="一知-shan-FW" w:date="2024-01-04T16:09:20Z">
        <w:r>
          <w:rPr>
            <w:rFonts w:hint="eastAsia" w:ascii="楷体" w:hAnsi="楷体" w:eastAsia="楷体"/>
            <w:szCs w:val="21"/>
            <w:lang w:val="en-US" w:eastAsia="zh-CN"/>
          </w:rPr>
          <w:t>系统</w:t>
        </w:r>
      </w:ins>
      <w:ins w:id="34" w:author="一知-shan-FW" w:date="2024-01-04T16:09:22Z">
        <w:r>
          <w:rPr>
            <w:rFonts w:hint="eastAsia" w:ascii="楷体" w:hAnsi="楷体" w:eastAsia="楷体"/>
            <w:szCs w:val="21"/>
            <w:lang w:val="en-US" w:eastAsia="zh-CN"/>
          </w:rPr>
          <w:t>试用期，</w:t>
        </w:r>
      </w:ins>
      <w:ins w:id="35" w:author="一知-shan-FW" w:date="2024-01-04T16:11:58Z">
        <w:r>
          <w:rPr>
            <w:rFonts w:hint="eastAsia" w:ascii="楷体" w:hAnsi="楷体" w:eastAsia="楷体"/>
            <w:szCs w:val="21"/>
            <w:lang w:val="en-US" w:eastAsia="zh-CN"/>
          </w:rPr>
          <w:t>在</w:t>
        </w:r>
      </w:ins>
      <w:ins w:id="36" w:author="一知-shan-FW" w:date="2024-01-04T16:12:00Z">
        <w:r>
          <w:rPr>
            <w:rFonts w:hint="eastAsia" w:ascii="楷体" w:hAnsi="楷体" w:eastAsia="楷体"/>
            <w:szCs w:val="21"/>
            <w:lang w:val="en-US" w:eastAsia="zh-CN"/>
          </w:rPr>
          <w:t>试用期</w:t>
        </w:r>
      </w:ins>
      <w:ins w:id="37" w:author="一知-shan-FW" w:date="2024-01-04T16:12:01Z">
        <w:r>
          <w:rPr>
            <w:rFonts w:hint="eastAsia" w:ascii="楷体" w:hAnsi="楷体" w:eastAsia="楷体"/>
            <w:szCs w:val="21"/>
            <w:lang w:val="en-US" w:eastAsia="zh-CN"/>
          </w:rPr>
          <w:t>内</w:t>
        </w:r>
      </w:ins>
      <w:r>
        <w:rPr>
          <w:rFonts w:hint="eastAsia" w:ascii="楷体" w:hAnsi="楷体" w:eastAsia="楷体"/>
          <w:szCs w:val="21"/>
          <w:lang w:val="en-US" w:eastAsia="zh-CN"/>
        </w:rPr>
        <w:t>甲方有权根据自身业务发展情况终止本合同。甲方在书面发出合同终止通知后，应与乙方签订合同终止协议，乙方应在合同终止协议签署完成后5个工作日内向甲方退回约定款项。</w:t>
      </w:r>
    </w:p>
    <w:p>
      <w:pPr>
        <w:spacing w:line="360" w:lineRule="auto"/>
        <w:ind w:right="-1" w:firstLine="422" w:firstLineChars="201"/>
        <w:jc w:val="left"/>
        <w:rPr>
          <w:rFonts w:hint="eastAsia" w:ascii="楷体" w:hAnsi="楷体" w:eastAsia="楷体"/>
          <w:szCs w:val="21"/>
          <w:lang w:val="en-US" w:eastAsia="zh-CN"/>
        </w:rPr>
      </w:pPr>
      <w:r>
        <w:rPr>
          <w:rFonts w:hint="eastAsia" w:ascii="楷体" w:hAnsi="楷体" w:eastAsia="楷体"/>
          <w:szCs w:val="21"/>
          <w:lang w:val="en-US" w:eastAsia="zh-CN"/>
        </w:rPr>
        <w:t>8.2甲乙双方协商终止本合同时，合同发生款项退款规则为：</w:t>
      </w:r>
    </w:p>
    <w:tbl>
      <w:tblPr>
        <w:tblStyle w:val="12"/>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6349"/>
      </w:tblGrid>
      <w:tr>
        <w:trPr>
          <w:jc w:val="center"/>
        </w:trPr>
        <w:tc>
          <w:tcPr>
            <w:tcW w:w="1920" w:type="dxa"/>
            <w:vAlign w:val="center"/>
          </w:tcPr>
          <w:p>
            <w:pPr>
              <w:jc w:val="center"/>
              <w:rPr>
                <w:rFonts w:hint="default" w:ascii="华文楷体" w:hAnsi="华文楷体" w:eastAsia="华文楷体" w:cstheme="minorBidi"/>
                <w:kern w:val="2"/>
                <w:sz w:val="18"/>
                <w:szCs w:val="20"/>
                <w:lang w:val="en-US" w:eastAsia="zh-CN" w:bidi="ar-SA"/>
              </w:rPr>
            </w:pPr>
            <w:r>
              <w:rPr>
                <w:rFonts w:hint="eastAsia" w:ascii="楷体" w:hAnsi="楷体" w:eastAsia="楷体" w:cs="宋体"/>
                <w:b/>
                <w:bCs/>
                <w:szCs w:val="21"/>
                <w:vertAlign w:val="baseline"/>
                <w:lang w:val="en-US" w:eastAsia="zh-CN"/>
              </w:rPr>
              <w:t>服务内容</w:t>
            </w:r>
          </w:p>
        </w:tc>
        <w:tc>
          <w:tcPr>
            <w:tcW w:w="6349" w:type="dxa"/>
            <w:vAlign w:val="center"/>
          </w:tcPr>
          <w:p>
            <w:pPr>
              <w:widowControl/>
              <w:spacing w:line="360" w:lineRule="auto"/>
              <w:jc w:val="center"/>
              <w:rPr>
                <w:rFonts w:hint="default" w:ascii="楷体" w:hAnsi="楷体" w:eastAsia="楷体" w:cs="宋体"/>
                <w:szCs w:val="21"/>
                <w:vertAlign w:val="baseline"/>
                <w:lang w:val="en-US" w:eastAsia="zh-CN"/>
              </w:rPr>
            </w:pPr>
            <w:r>
              <w:rPr>
                <w:rFonts w:hint="eastAsia" w:ascii="楷体" w:hAnsi="楷体" w:eastAsia="楷体" w:cs="宋体"/>
                <w:b/>
                <w:bCs/>
                <w:szCs w:val="21"/>
                <w:vertAlign w:val="baseline"/>
                <w:lang w:val="en-US" w:eastAsia="zh-CN"/>
              </w:rPr>
              <w:t>退费计算方式</w:t>
            </w:r>
          </w:p>
        </w:tc>
      </w:tr>
      <w:tr>
        <w:trPr>
          <w:jc w:val="center"/>
        </w:trPr>
        <w:tc>
          <w:tcPr>
            <w:tcW w:w="1920" w:type="dxa"/>
            <w:vAlign w:val="center"/>
          </w:tcPr>
          <w:p>
            <w:pPr>
              <w:jc w:val="center"/>
              <w:rPr>
                <w:rFonts w:hint="eastAsia" w:ascii="华文楷体" w:hAnsi="华文楷体" w:eastAsia="华文楷体"/>
                <w:sz w:val="18"/>
                <w:szCs w:val="20"/>
              </w:rPr>
            </w:pPr>
            <w:r>
              <w:rPr>
                <w:rFonts w:hint="eastAsia" w:ascii="华文楷体" w:hAnsi="华文楷体" w:eastAsia="华文楷体"/>
                <w:sz w:val="18"/>
                <w:szCs w:val="20"/>
              </w:rPr>
              <w:t>AICC系统平台费用</w:t>
            </w:r>
          </w:p>
        </w:tc>
        <w:tc>
          <w:tcPr>
            <w:tcW w:w="6349" w:type="dxa"/>
            <w:vAlign w:val="center"/>
          </w:tcPr>
          <w:p>
            <w:pPr>
              <w:widowControl/>
              <w:spacing w:line="360" w:lineRule="auto"/>
              <w:jc w:val="both"/>
              <w:rPr>
                <w:rFonts w:hint="default" w:ascii="楷体" w:hAnsi="楷体" w:eastAsia="楷体" w:cs="宋体"/>
                <w:szCs w:val="21"/>
                <w:vertAlign w:val="baseline"/>
                <w:lang w:val="en-US" w:eastAsia="zh-CN"/>
              </w:rPr>
            </w:pPr>
            <w:r>
              <w:rPr>
                <w:rFonts w:hint="eastAsia" w:ascii="楷体" w:hAnsi="楷体" w:eastAsia="楷体" w:cs="宋体"/>
                <w:szCs w:val="21"/>
                <w:vertAlign w:val="baseline"/>
                <w:lang w:val="en-US" w:eastAsia="zh-CN"/>
              </w:rPr>
              <w:t>此费用</w:t>
            </w:r>
            <w:ins w:id="38" w:author="WPS_1612331976" w:date="2024-01-04T16:20:11Z">
              <w:r>
                <w:rPr>
                  <w:rFonts w:hint="eastAsia" w:ascii="楷体" w:hAnsi="楷体" w:eastAsia="楷体" w:cs="宋体"/>
                  <w:szCs w:val="21"/>
                  <w:vertAlign w:val="baseline"/>
                  <w:lang w:val="en-US" w:eastAsia="zh-CN"/>
                </w:rPr>
                <w:t>测试</w:t>
              </w:r>
            </w:ins>
            <w:ins w:id="39" w:author="WPS_1612331976" w:date="2024-01-04T16:20:13Z">
              <w:r>
                <w:rPr>
                  <w:rFonts w:hint="eastAsia" w:ascii="楷体" w:hAnsi="楷体" w:eastAsia="楷体" w:cs="宋体"/>
                  <w:szCs w:val="21"/>
                  <w:vertAlign w:val="baseline"/>
                  <w:lang w:val="en-US" w:eastAsia="zh-CN"/>
                </w:rPr>
                <w:t>期</w:t>
              </w:r>
            </w:ins>
            <w:ins w:id="40" w:author="WPS_1612331976" w:date="2024-01-04T16:20:17Z">
              <w:r>
                <w:rPr>
                  <w:rFonts w:hint="eastAsia" w:ascii="楷体" w:hAnsi="楷体" w:eastAsia="楷体" w:cs="宋体"/>
                  <w:szCs w:val="21"/>
                  <w:vertAlign w:val="baseline"/>
                  <w:lang w:val="en-US" w:eastAsia="zh-CN"/>
                </w:rPr>
                <w:t>内</w:t>
              </w:r>
            </w:ins>
            <w:ins w:id="41" w:author="WPS_1612331976" w:date="2024-01-04T16:20:29Z">
              <w:r>
                <w:rPr>
                  <w:rFonts w:hint="eastAsia" w:ascii="楷体" w:hAnsi="楷体" w:eastAsia="楷体" w:cs="宋体"/>
                  <w:szCs w:val="21"/>
                  <w:vertAlign w:val="baseline"/>
                  <w:lang w:val="en-US" w:eastAsia="zh-CN"/>
                </w:rPr>
                <w:t>全额</w:t>
              </w:r>
            </w:ins>
            <w:ins w:id="42" w:author="WPS_1612331976" w:date="2024-01-04T16:20:31Z">
              <w:r>
                <w:rPr>
                  <w:rFonts w:hint="eastAsia" w:ascii="楷体" w:hAnsi="楷体" w:eastAsia="楷体" w:cs="宋体"/>
                  <w:szCs w:val="21"/>
                  <w:vertAlign w:val="baseline"/>
                  <w:lang w:val="en-US" w:eastAsia="zh-CN"/>
                </w:rPr>
                <w:t>退款</w:t>
              </w:r>
            </w:ins>
            <w:ins w:id="43" w:author="WPS_1612331976" w:date="2024-01-04T16:20:33Z">
              <w:r>
                <w:rPr>
                  <w:rFonts w:hint="eastAsia" w:ascii="楷体" w:hAnsi="楷体" w:eastAsia="楷体" w:cs="宋体"/>
                  <w:szCs w:val="21"/>
                  <w:vertAlign w:val="baseline"/>
                  <w:lang w:val="en-US" w:eastAsia="zh-CN"/>
                </w:rPr>
                <w:t>。</w:t>
              </w:r>
            </w:ins>
          </w:p>
        </w:tc>
      </w:tr>
      <w:tr>
        <w:trPr>
          <w:jc w:val="center"/>
        </w:trPr>
        <w:tc>
          <w:tcPr>
            <w:tcW w:w="1920" w:type="dxa"/>
            <w:vAlign w:val="center"/>
          </w:tcPr>
          <w:p>
            <w:pPr>
              <w:jc w:val="center"/>
              <w:rPr>
                <w:rFonts w:hint="default" w:ascii="华文楷体" w:hAnsi="华文楷体" w:eastAsia="华文楷体" w:cstheme="minorBidi"/>
                <w:kern w:val="2"/>
                <w:sz w:val="18"/>
                <w:szCs w:val="20"/>
                <w:lang w:val="en-US" w:eastAsia="zh-CN" w:bidi="ar-SA"/>
              </w:rPr>
            </w:pPr>
            <w:r>
              <w:rPr>
                <w:rFonts w:hint="eastAsia" w:ascii="华文楷体" w:hAnsi="华文楷体" w:eastAsia="华文楷体"/>
                <w:sz w:val="18"/>
                <w:szCs w:val="20"/>
              </w:rPr>
              <w:t>外呼通讯费用</w:t>
            </w:r>
            <w:ins w:id="44" w:author="WPS_1612331976" w:date="2024-01-04T16:19:36Z">
              <w:r>
                <w:rPr>
                  <w:rFonts w:hint="eastAsia" w:ascii="华文楷体" w:hAnsi="华文楷体" w:eastAsia="华文楷体"/>
                  <w:sz w:val="18"/>
                  <w:szCs w:val="20"/>
                  <w:lang w:val="en-US" w:eastAsia="zh-CN"/>
                </w:rPr>
                <w:t>及</w:t>
              </w:r>
            </w:ins>
            <w:ins w:id="45" w:author="WPS_1612331976" w:date="2024-01-04T16:19:39Z">
              <w:r>
                <w:rPr>
                  <w:rFonts w:hint="eastAsia" w:ascii="华文楷体" w:hAnsi="华文楷体" w:eastAsia="华文楷体"/>
                  <w:sz w:val="18"/>
                  <w:szCs w:val="20"/>
                  <w:lang w:val="en-US" w:eastAsia="zh-CN"/>
                </w:rPr>
                <w:t>各项</w:t>
              </w:r>
            </w:ins>
            <w:ins w:id="46" w:author="WPS_1612331976" w:date="2024-01-04T16:19:43Z">
              <w:r>
                <w:rPr>
                  <w:rFonts w:hint="eastAsia" w:ascii="华文楷体" w:hAnsi="华文楷体" w:eastAsia="华文楷体"/>
                  <w:sz w:val="18"/>
                  <w:szCs w:val="20"/>
                  <w:lang w:val="en-US" w:eastAsia="zh-CN"/>
                </w:rPr>
                <w:t>预充值</w:t>
              </w:r>
            </w:ins>
            <w:ins w:id="47" w:author="WPS_1612331976" w:date="2024-01-04T16:19:45Z">
              <w:r>
                <w:rPr>
                  <w:rFonts w:hint="eastAsia" w:ascii="华文楷体" w:hAnsi="华文楷体" w:eastAsia="华文楷体"/>
                  <w:sz w:val="18"/>
                  <w:szCs w:val="20"/>
                  <w:lang w:val="en-US" w:eastAsia="zh-CN"/>
                </w:rPr>
                <w:t>费用</w:t>
              </w:r>
            </w:ins>
          </w:p>
        </w:tc>
        <w:tc>
          <w:tcPr>
            <w:tcW w:w="6349" w:type="dxa"/>
            <w:vAlign w:val="center"/>
          </w:tcPr>
          <w:p>
            <w:pPr>
              <w:widowControl/>
              <w:spacing w:line="360" w:lineRule="auto"/>
              <w:jc w:val="both"/>
              <w:rPr>
                <w:rFonts w:hint="default" w:ascii="楷体" w:hAnsi="楷体" w:eastAsia="楷体" w:cs="宋体"/>
                <w:szCs w:val="21"/>
                <w:vertAlign w:val="baseline"/>
                <w:lang w:val="en-US" w:eastAsia="zh-CN"/>
              </w:rPr>
            </w:pPr>
            <w:r>
              <w:rPr>
                <w:rFonts w:hint="eastAsia" w:ascii="楷体" w:hAnsi="楷体" w:eastAsia="楷体" w:cs="宋体"/>
                <w:szCs w:val="21"/>
                <w:vertAlign w:val="baseline"/>
                <w:lang w:val="en-US" w:eastAsia="zh-CN"/>
              </w:rPr>
              <w:t>此费用退回金额为账目核对完成后的全部余额。</w:t>
            </w:r>
          </w:p>
        </w:tc>
      </w:tr>
    </w:tbl>
    <w:p>
      <w:pPr>
        <w:pStyle w:val="2"/>
        <w:spacing w:before="156" w:after="156"/>
        <w:ind w:firstLine="422"/>
      </w:pPr>
      <w:r>
        <w:rPr>
          <w:rFonts w:hint="eastAsia"/>
        </w:rPr>
        <w:t>免责条款</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lang w:val="en-US" w:eastAsia="zh-CN"/>
        </w:rPr>
        <w:t>9</w:t>
      </w:r>
      <w:r>
        <w:rPr>
          <w:rFonts w:ascii="楷体" w:hAnsi="楷体" w:eastAsia="楷体" w:cs="宋体"/>
          <w:szCs w:val="21"/>
        </w:rPr>
        <w:t xml:space="preserve">.1 </w:t>
      </w:r>
      <w:r>
        <w:rPr>
          <w:rFonts w:hint="eastAsia" w:ascii="楷体" w:hAnsi="楷体" w:eastAsia="楷体" w:cs="宋体"/>
          <w:szCs w:val="21"/>
        </w:rPr>
        <w:t>因受不可抗力影响而不能履行或不能完全履行本协议的，一方可以部分或全部免除履行其责任。“不可抗力”是指在本协议签订后发生的、合同双方在合同签订时无法预见、无法避免并无法克服的客观情况。此等事件包括但不限于水灾、火灾、旱灾、台风、地震及其它自然灾害、罢工、骚动、暴乱及战争（不论宣战与否）以及政府部门的作为或不作为。不可抗力发生后，甲乙双方须立即协商继续履行本协议之相关事宜，并签订临时协议。临时协议的效力在该等不可抗力及其影响终止或消除时止。如不可抗力及其影响在发生一个月后仍未终止或消除，则甲乙双方可协商终止本协议。</w:t>
      </w:r>
    </w:p>
    <w:p>
      <w:pPr>
        <w:widowControl/>
        <w:spacing w:line="360" w:lineRule="auto"/>
        <w:ind w:firstLine="424" w:firstLineChars="202"/>
        <w:jc w:val="left"/>
        <w:rPr>
          <w:rFonts w:hint="eastAsia" w:ascii="楷体" w:hAnsi="楷体" w:eastAsia="楷体" w:cs="宋体"/>
          <w:szCs w:val="21"/>
        </w:rPr>
      </w:pPr>
      <w:r>
        <w:rPr>
          <w:rFonts w:hint="eastAsia" w:ascii="楷体" w:hAnsi="楷体" w:eastAsia="楷体" w:cs="宋体"/>
          <w:color w:val="000000" w:themeColor="text1"/>
          <w:szCs w:val="21"/>
          <w:lang w:val="en-US" w:eastAsia="zh-CN"/>
          <w14:textFill>
            <w14:solidFill>
              <w14:schemeClr w14:val="tx1"/>
            </w14:solidFill>
          </w14:textFill>
        </w:rPr>
        <w:t>9</w:t>
      </w:r>
      <w:r>
        <w:rPr>
          <w:rFonts w:hint="eastAsia" w:ascii="楷体" w:hAnsi="楷体" w:eastAsia="楷体" w:cs="宋体"/>
          <w:color w:val="000000" w:themeColor="text1"/>
          <w:szCs w:val="21"/>
          <w14:textFill>
            <w14:solidFill>
              <w14:schemeClr w14:val="tx1"/>
            </w14:solidFill>
          </w14:textFill>
        </w:rPr>
        <w:t xml:space="preserve">.2 </w:t>
      </w:r>
      <w:r>
        <w:rPr>
          <w:rFonts w:ascii="楷体" w:hAnsi="楷体" w:eastAsia="楷体" w:cs="宋体"/>
          <w:color w:val="000000" w:themeColor="text1"/>
          <w:szCs w:val="21"/>
          <w14:textFill>
            <w14:solidFill>
              <w14:schemeClr w14:val="tx1"/>
            </w14:solidFill>
          </w14:textFill>
        </w:rPr>
        <w:t>甲方应自行对信息资料、通过</w:t>
      </w:r>
      <w:r>
        <w:rPr>
          <w:rFonts w:hint="eastAsia" w:ascii="楷体" w:hAnsi="楷体" w:eastAsia="楷体"/>
          <w:color w:val="000000" w:themeColor="text1"/>
          <w:szCs w:val="21"/>
          <w14:textFill>
            <w14:solidFill>
              <w14:schemeClr w14:val="tx1"/>
            </w14:solidFill>
          </w14:textFill>
        </w:rPr>
        <w:t>AICC</w:t>
      </w:r>
      <w:r>
        <w:rPr>
          <w:rFonts w:hint="eastAsia" w:ascii="楷体" w:hAnsi="楷体" w:eastAsia="楷体" w:cs="宋体"/>
          <w:color w:val="000000" w:themeColor="text1"/>
          <w:szCs w:val="21"/>
          <w14:textFill>
            <w14:solidFill>
              <w14:schemeClr w14:val="tx1"/>
            </w14:solidFill>
          </w14:textFill>
        </w:rPr>
        <w:t>进行的活动、或利用乙方提供的服务所从事的活动所引起的一切法律纠纷承担全部责任，乙方对此不承担任何责任。</w:t>
      </w:r>
    </w:p>
    <w:p>
      <w:pPr>
        <w:pStyle w:val="2"/>
        <w:spacing w:before="156" w:after="156"/>
        <w:ind w:firstLine="422"/>
      </w:pPr>
      <w:r>
        <w:rPr>
          <w:rFonts w:hint="eastAsia"/>
        </w:rPr>
        <w:t>违约责任</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lang w:val="en-US" w:eastAsia="zh-CN"/>
        </w:rPr>
        <w:t>10</w:t>
      </w:r>
      <w:r>
        <w:rPr>
          <w:rFonts w:hint="eastAsia" w:ascii="楷体" w:hAnsi="楷体" w:eastAsia="楷体" w:cs="宋体"/>
          <w:szCs w:val="21"/>
        </w:rPr>
        <w:t>.1甲乙双方中的任何一方违反在本协议中所做的保证、承诺或其他条款均构成违约。因违约而给另一方造成损失，违约方应承担赔偿对方遭受的</w:t>
      </w:r>
      <w:r>
        <w:rPr>
          <w:rFonts w:hint="eastAsia" w:ascii="楷体" w:hAnsi="楷体" w:eastAsia="楷体" w:cs="宋体"/>
          <w:szCs w:val="21"/>
          <w:lang w:val="en-US" w:eastAsia="zh-CN"/>
        </w:rPr>
        <w:t>实际</w:t>
      </w:r>
      <w:r>
        <w:rPr>
          <w:rFonts w:hint="eastAsia" w:ascii="楷体" w:hAnsi="楷体" w:eastAsia="楷体" w:cs="宋体"/>
          <w:szCs w:val="21"/>
        </w:rPr>
        <w:t>损失。</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lang w:val="en-US" w:eastAsia="zh-CN"/>
        </w:rPr>
        <w:t>10</w:t>
      </w:r>
      <w:r>
        <w:rPr>
          <w:rFonts w:hint="eastAsia" w:ascii="楷体" w:hAnsi="楷体" w:eastAsia="楷体" w:cs="宋体"/>
          <w:szCs w:val="21"/>
        </w:rPr>
        <w:t>.2 因非本协议双方过错所造成的损失，双方应按照公平的原则分担损失，有过错方的，应共同向过错方寻求赔偿。</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lang w:val="en-US" w:eastAsia="zh-CN"/>
        </w:rPr>
        <w:t>10</w:t>
      </w:r>
      <w:r>
        <w:rPr>
          <w:rFonts w:hint="eastAsia" w:ascii="楷体" w:hAnsi="楷体" w:eastAsia="楷体" w:cs="宋体"/>
          <w:szCs w:val="21"/>
        </w:rPr>
        <w:t>.3任何一方未经对方许可，将对方的经营信息、技术信息或其他商业秘密披露给第三方的，应承担相当于本合同总金额的违约金，给对方造成实际损失的，还应赔偿对方的全部损失。</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lang w:val="en-US" w:eastAsia="zh-CN"/>
        </w:rPr>
        <w:t>10</w:t>
      </w:r>
      <w:r>
        <w:rPr>
          <w:rFonts w:hint="eastAsia" w:ascii="楷体" w:hAnsi="楷体" w:eastAsia="楷体" w:cs="宋体"/>
          <w:szCs w:val="21"/>
        </w:rPr>
        <w:t>.4乙方按照本合同约定退款的，若乙方已经向甲方出具收款收据，则甲方应在退款前向乙方退回该收据原件；若乙方已经向甲方开具发票的，则甲方应在退款前根据乙方财务要求提供相应文件。</w:t>
      </w:r>
    </w:p>
    <w:p>
      <w:pPr>
        <w:pStyle w:val="2"/>
        <w:spacing w:before="156" w:after="156"/>
        <w:ind w:firstLine="422"/>
      </w:pPr>
      <w:r>
        <w:rPr>
          <w:rFonts w:hint="eastAsia"/>
        </w:rPr>
        <w:t>保密条款</w:t>
      </w:r>
    </w:p>
    <w:p>
      <w:pPr>
        <w:widowControl/>
        <w:spacing w:line="360" w:lineRule="auto"/>
        <w:ind w:firstLine="424" w:firstLineChars="202"/>
        <w:jc w:val="left"/>
        <w:rPr>
          <w:rFonts w:ascii="楷体" w:hAnsi="楷体" w:eastAsia="楷体" w:cs="宋体"/>
          <w:szCs w:val="21"/>
        </w:rPr>
      </w:pPr>
      <w:r>
        <w:rPr>
          <w:rFonts w:hint="eastAsia" w:ascii="楷体" w:hAnsi="楷体" w:eastAsia="楷体" w:cs="宋体"/>
          <w:szCs w:val="21"/>
          <w:lang w:bidi="ar"/>
        </w:rPr>
        <w:t>1</w:t>
      </w:r>
      <w:r>
        <w:rPr>
          <w:rFonts w:hint="eastAsia" w:ascii="楷体" w:hAnsi="楷体" w:eastAsia="楷体" w:cs="宋体"/>
          <w:szCs w:val="21"/>
          <w:lang w:val="en-US" w:eastAsia="zh-CN" w:bidi="ar"/>
        </w:rPr>
        <w:t>1</w:t>
      </w:r>
      <w:r>
        <w:rPr>
          <w:rFonts w:hint="eastAsia" w:ascii="楷体" w:hAnsi="楷体" w:eastAsia="楷体" w:cs="宋体"/>
          <w:szCs w:val="21"/>
          <w:lang w:bidi="ar"/>
        </w:rPr>
        <w:t>.1 本合同所称保密信息包括但不限于本合同、任何补充协议所述内容及在合作过程中涉及的任何一方的秘密信息。任何一方未经保密信息提供方同意，均不得将该信息向任何第三方披露、传播、编辑或展示。否则泄密方须承担因此造成对方的全部损失。</w:t>
      </w:r>
    </w:p>
    <w:p>
      <w:pPr>
        <w:widowControl/>
        <w:spacing w:line="360" w:lineRule="auto"/>
        <w:ind w:firstLine="424" w:firstLineChars="202"/>
        <w:rPr>
          <w:rFonts w:ascii="楷体" w:hAnsi="楷体" w:eastAsia="楷体" w:cs="宋体"/>
          <w:szCs w:val="21"/>
        </w:rPr>
      </w:pPr>
      <w:r>
        <w:rPr>
          <w:rFonts w:hint="eastAsia" w:ascii="楷体" w:hAnsi="楷体" w:eastAsia="楷体" w:cs="宋体"/>
          <w:szCs w:val="21"/>
          <w:lang w:bidi="ar"/>
        </w:rPr>
        <w:t>1</w:t>
      </w:r>
      <w:r>
        <w:rPr>
          <w:rFonts w:hint="eastAsia" w:ascii="楷体" w:hAnsi="楷体" w:eastAsia="楷体" w:cs="宋体"/>
          <w:szCs w:val="21"/>
          <w:lang w:val="en-US" w:eastAsia="zh-CN" w:bidi="ar"/>
        </w:rPr>
        <w:t>1</w:t>
      </w:r>
      <w:r>
        <w:rPr>
          <w:rFonts w:hint="eastAsia" w:ascii="楷体" w:hAnsi="楷体" w:eastAsia="楷体" w:cs="宋体"/>
          <w:szCs w:val="21"/>
          <w:lang w:bidi="ar"/>
        </w:rPr>
        <w:t>.2 充分考量各方所拥有的保密信息对己方的重要性，在合同生效期间，甲方向乙方提供的用户数据等信息，以及乙方向甲方提供的话术内容、技术方案、解决方案</w:t>
      </w:r>
      <w:r>
        <w:rPr>
          <w:rFonts w:hint="eastAsia" w:ascii="Calibri" w:hAnsi="Calibri" w:eastAsia="楷体" w:cs="Calibri"/>
          <w:szCs w:val="21"/>
          <w:lang w:bidi="ar"/>
        </w:rPr>
        <w:t>、</w:t>
      </w:r>
      <w:r>
        <w:rPr>
          <w:rFonts w:hint="eastAsia" w:ascii="楷体" w:hAnsi="楷体" w:eastAsia="楷体" w:cs="宋体"/>
          <w:szCs w:val="21"/>
          <w:lang w:bidi="ar"/>
        </w:rPr>
        <w:t>录音样本数据、客户案例等信息，双方应严格保密，并在合同约定范围内合理使用。若一方违反本协议第十条的保密条款，将以上信息不论出于何种缘由泄露给合同以外第三人的或用于执行本合同外其他目的的，视为违约，若给守约方造成损失的，由违约方承担由此给守约方造成的</w:t>
      </w:r>
      <w:r>
        <w:rPr>
          <w:rFonts w:hint="eastAsia" w:ascii="楷体" w:hAnsi="楷体" w:eastAsia="楷体" w:cs="宋体"/>
          <w:szCs w:val="21"/>
          <w:lang w:val="en-US" w:eastAsia="zh-CN" w:bidi="ar"/>
        </w:rPr>
        <w:t>实际</w:t>
      </w:r>
      <w:r>
        <w:rPr>
          <w:rFonts w:hint="eastAsia" w:ascii="楷体" w:hAnsi="楷体" w:eastAsia="楷体" w:cs="宋体"/>
          <w:szCs w:val="21"/>
          <w:lang w:bidi="ar"/>
        </w:rPr>
        <w:t>损失。</w:t>
      </w:r>
    </w:p>
    <w:p>
      <w:pPr>
        <w:spacing w:line="360" w:lineRule="auto"/>
        <w:ind w:firstLine="449" w:firstLineChars="214"/>
        <w:rPr>
          <w:rFonts w:ascii="楷体" w:hAnsi="楷体" w:eastAsia="楷体" w:cs="宋体"/>
          <w:szCs w:val="21"/>
        </w:rPr>
      </w:pPr>
      <w:r>
        <w:rPr>
          <w:rFonts w:hint="eastAsia" w:ascii="楷体" w:hAnsi="楷体" w:eastAsia="楷体" w:cs="宋体"/>
          <w:szCs w:val="21"/>
          <w:lang w:bidi="ar"/>
        </w:rPr>
        <w:t>1</w:t>
      </w:r>
      <w:r>
        <w:rPr>
          <w:rFonts w:hint="eastAsia" w:ascii="楷体" w:hAnsi="楷体" w:eastAsia="楷体" w:cs="宋体"/>
          <w:szCs w:val="21"/>
          <w:lang w:val="en-US" w:eastAsia="zh-CN" w:bidi="ar"/>
        </w:rPr>
        <w:t>1</w:t>
      </w:r>
      <w:r>
        <w:rPr>
          <w:rFonts w:hint="eastAsia" w:ascii="楷体" w:hAnsi="楷体" w:eastAsia="楷体" w:cs="宋体"/>
          <w:szCs w:val="21"/>
          <w:lang w:bidi="ar"/>
        </w:rPr>
        <w:t>.3 本协议中的保密条款长期有效，不因主合同效力的终止、中止、中断、解除而失效或无效。</w:t>
      </w:r>
    </w:p>
    <w:p>
      <w:pPr>
        <w:pStyle w:val="2"/>
        <w:spacing w:before="156" w:after="156"/>
        <w:ind w:firstLine="422"/>
      </w:pPr>
      <w:r>
        <w:rPr>
          <w:rFonts w:hint="eastAsia"/>
        </w:rPr>
        <w:t>法律适用和争议解决</w:t>
      </w:r>
    </w:p>
    <w:p>
      <w:pPr>
        <w:spacing w:line="360" w:lineRule="auto"/>
        <w:ind w:firstLine="449" w:firstLineChars="214"/>
        <w:rPr>
          <w:rFonts w:ascii="楷体" w:hAnsi="楷体" w:eastAsia="楷体" w:cs="宋体"/>
          <w:szCs w:val="21"/>
        </w:rPr>
      </w:pPr>
      <w:r>
        <w:rPr>
          <w:rFonts w:hint="eastAsia" w:ascii="楷体" w:hAnsi="楷体" w:eastAsia="楷体" w:cs="宋体"/>
          <w:szCs w:val="21"/>
        </w:rPr>
        <w:t>1</w:t>
      </w:r>
      <w:r>
        <w:rPr>
          <w:rFonts w:hint="eastAsia" w:ascii="楷体" w:hAnsi="楷体" w:eastAsia="楷体" w:cs="宋体"/>
          <w:szCs w:val="21"/>
          <w:lang w:val="en-US" w:eastAsia="zh-CN"/>
        </w:rPr>
        <w:t>2</w:t>
      </w:r>
      <w:r>
        <w:rPr>
          <w:rFonts w:hint="eastAsia" w:ascii="楷体" w:hAnsi="楷体" w:eastAsia="楷体" w:cs="宋体"/>
          <w:szCs w:val="21"/>
        </w:rPr>
        <w:t>.1甲乙双方应以友好协商方式解决本协议履行过程中产生的争议。</w:t>
      </w:r>
    </w:p>
    <w:p>
      <w:pPr>
        <w:spacing w:line="360" w:lineRule="auto"/>
        <w:ind w:firstLine="449" w:firstLineChars="214"/>
        <w:rPr>
          <w:rFonts w:ascii="楷体" w:hAnsi="楷体" w:eastAsia="楷体" w:cs="宋体"/>
          <w:szCs w:val="21"/>
        </w:rPr>
      </w:pPr>
      <w:r>
        <w:rPr>
          <w:rFonts w:hint="eastAsia" w:ascii="楷体" w:hAnsi="楷体" w:eastAsia="楷体" w:cs="宋体"/>
          <w:szCs w:val="21"/>
        </w:rPr>
        <w:t>1</w:t>
      </w:r>
      <w:r>
        <w:rPr>
          <w:rFonts w:hint="eastAsia" w:ascii="楷体" w:hAnsi="楷体" w:eastAsia="楷体" w:cs="宋体"/>
          <w:szCs w:val="21"/>
          <w:lang w:val="en-US" w:eastAsia="zh-CN"/>
        </w:rPr>
        <w:t>2</w:t>
      </w:r>
      <w:r>
        <w:rPr>
          <w:rFonts w:hint="eastAsia" w:ascii="楷体" w:hAnsi="楷体" w:eastAsia="楷体" w:cs="宋体"/>
          <w:szCs w:val="21"/>
        </w:rPr>
        <w:t>.2经协商无法解决争议时，双方可向乙方所在地人民法院诉讼。</w:t>
      </w:r>
    </w:p>
    <w:p>
      <w:pPr>
        <w:spacing w:line="360" w:lineRule="auto"/>
        <w:ind w:firstLine="449" w:firstLineChars="214"/>
        <w:rPr>
          <w:rFonts w:ascii="楷体" w:hAnsi="楷体" w:eastAsia="楷体" w:cs="宋体"/>
          <w:szCs w:val="21"/>
        </w:rPr>
      </w:pPr>
      <w:r>
        <w:rPr>
          <w:rFonts w:hint="eastAsia" w:ascii="楷体" w:hAnsi="楷体" w:eastAsia="楷体" w:cs="宋体"/>
          <w:szCs w:val="21"/>
        </w:rPr>
        <w:t>1</w:t>
      </w:r>
      <w:r>
        <w:rPr>
          <w:rFonts w:hint="eastAsia" w:ascii="楷体" w:hAnsi="楷体" w:eastAsia="楷体" w:cs="宋体"/>
          <w:szCs w:val="21"/>
          <w:lang w:val="en-US" w:eastAsia="zh-CN"/>
        </w:rPr>
        <w:t>2</w:t>
      </w:r>
      <w:r>
        <w:rPr>
          <w:rFonts w:hint="eastAsia" w:ascii="楷体" w:hAnsi="楷体" w:eastAsia="楷体" w:cs="宋体"/>
          <w:szCs w:val="21"/>
        </w:rPr>
        <w:t>.3本协议的效力、解释适用中华人民共和国法律。</w:t>
      </w:r>
    </w:p>
    <w:p>
      <w:pPr>
        <w:pStyle w:val="2"/>
        <w:spacing w:before="156" w:after="156"/>
        <w:ind w:firstLine="422"/>
      </w:pPr>
      <w:r>
        <w:rPr>
          <w:rFonts w:hint="eastAsia"/>
        </w:rPr>
        <w:t>其他约定</w:t>
      </w:r>
    </w:p>
    <w:p>
      <w:pPr>
        <w:spacing w:line="360" w:lineRule="auto"/>
        <w:ind w:firstLine="422" w:firstLineChars="201"/>
        <w:rPr>
          <w:rFonts w:ascii="楷体" w:hAnsi="楷体" w:eastAsia="楷体" w:cs="宋体"/>
          <w:szCs w:val="21"/>
        </w:rPr>
      </w:pPr>
      <w:r>
        <w:rPr>
          <w:rFonts w:ascii="楷体" w:hAnsi="楷体" w:eastAsia="楷体" w:cs="宋体"/>
          <w:szCs w:val="21"/>
        </w:rPr>
        <w:t>1</w:t>
      </w:r>
      <w:r>
        <w:rPr>
          <w:rFonts w:hint="eastAsia" w:ascii="楷体" w:hAnsi="楷体" w:eastAsia="楷体" w:cs="宋体"/>
          <w:szCs w:val="21"/>
          <w:lang w:val="en-US" w:eastAsia="zh-CN"/>
        </w:rPr>
        <w:t>3</w:t>
      </w:r>
      <w:r>
        <w:rPr>
          <w:rFonts w:ascii="楷体" w:hAnsi="楷体" w:eastAsia="楷体" w:cs="宋体"/>
          <w:szCs w:val="21"/>
        </w:rPr>
        <w:t xml:space="preserve">.1 </w:t>
      </w:r>
      <w:r>
        <w:rPr>
          <w:rFonts w:hint="eastAsia" w:ascii="楷体" w:hAnsi="楷体" w:eastAsia="楷体" w:cs="宋体"/>
          <w:szCs w:val="21"/>
        </w:rPr>
        <w:t>通知送达：甲乙双方在履行本合同的相关文件和法院送达的相关法律文书到达本合同所留存的联系地址或邮箱即为送达，一方更改联系地址或邮箱应书面通知对方，否则承担不利法律后果。</w:t>
      </w:r>
    </w:p>
    <w:p>
      <w:pPr>
        <w:spacing w:line="360" w:lineRule="auto"/>
        <w:ind w:firstLine="449" w:firstLineChars="214"/>
        <w:rPr>
          <w:rFonts w:ascii="楷体" w:hAnsi="楷体" w:eastAsia="楷体" w:cs="宋体"/>
          <w:szCs w:val="21"/>
        </w:rPr>
      </w:pPr>
      <w:r>
        <w:rPr>
          <w:rFonts w:ascii="楷体" w:hAnsi="楷体" w:eastAsia="楷体" w:cs="宋体"/>
          <w:szCs w:val="21"/>
        </w:rPr>
        <w:t>1</w:t>
      </w:r>
      <w:r>
        <w:rPr>
          <w:rFonts w:hint="eastAsia" w:ascii="楷体" w:hAnsi="楷体" w:eastAsia="楷体" w:cs="宋体"/>
          <w:szCs w:val="21"/>
          <w:lang w:val="en-US" w:eastAsia="zh-CN"/>
        </w:rPr>
        <w:t>3</w:t>
      </w:r>
      <w:r>
        <w:rPr>
          <w:rFonts w:ascii="楷体" w:hAnsi="楷体" w:eastAsia="楷体" w:cs="宋体"/>
          <w:szCs w:val="21"/>
        </w:rPr>
        <w:t>.2</w:t>
      </w:r>
      <w:r>
        <w:rPr>
          <w:rFonts w:hint="eastAsia" w:ascii="楷体" w:hAnsi="楷体" w:eastAsia="楷体" w:cs="宋体"/>
          <w:szCs w:val="21"/>
        </w:rPr>
        <w:t>本协议未尽事项可由双方另行签订补充协议，任何补充和修改只能以甲乙双方签字盖章的书面文件进行。补充协议与本协议不一致的，以补充协议的约定为准。</w:t>
      </w:r>
    </w:p>
    <w:p>
      <w:pPr>
        <w:spacing w:line="360" w:lineRule="auto"/>
        <w:ind w:firstLine="449" w:firstLineChars="214"/>
        <w:rPr>
          <w:rFonts w:ascii="楷体" w:hAnsi="楷体" w:eastAsia="楷体" w:cs="宋体"/>
          <w:szCs w:val="21"/>
        </w:rPr>
      </w:pPr>
      <w:r>
        <w:rPr>
          <w:rFonts w:ascii="楷体" w:hAnsi="楷体" w:eastAsia="楷体" w:cs="宋体"/>
          <w:szCs w:val="21"/>
        </w:rPr>
        <w:t>12.3</w:t>
      </w:r>
      <w:r>
        <w:rPr>
          <w:rFonts w:hint="eastAsia" w:ascii="楷体" w:hAnsi="楷体" w:eastAsia="楷体" w:cs="宋体"/>
          <w:szCs w:val="21"/>
        </w:rPr>
        <w:t>如发生本合同条款与中国法律法规相抵触时，则发生抵触的条款将完全按照法律重新解释，而其它条款则依旧保持对双方产生法律效力和影响。</w:t>
      </w:r>
    </w:p>
    <w:p>
      <w:pPr>
        <w:spacing w:line="360" w:lineRule="auto"/>
        <w:ind w:firstLine="449" w:firstLineChars="214"/>
        <w:rPr>
          <w:rFonts w:ascii="楷体" w:hAnsi="楷体" w:eastAsia="楷体" w:cs="宋体"/>
          <w:szCs w:val="21"/>
        </w:rPr>
      </w:pPr>
      <w:r>
        <w:rPr>
          <w:rFonts w:hint="eastAsia" w:ascii="楷体" w:hAnsi="楷体" w:eastAsia="楷体" w:cs="宋体"/>
          <w:szCs w:val="21"/>
          <w:lang w:bidi="ar"/>
        </w:rPr>
        <w:t>1</w:t>
      </w:r>
      <w:r>
        <w:rPr>
          <w:rFonts w:hint="eastAsia" w:ascii="楷体" w:hAnsi="楷体" w:eastAsia="楷体" w:cs="宋体"/>
          <w:szCs w:val="21"/>
          <w:lang w:val="en-US" w:eastAsia="zh-CN" w:bidi="ar"/>
        </w:rPr>
        <w:t>3</w:t>
      </w:r>
      <w:r>
        <w:rPr>
          <w:rFonts w:hint="eastAsia" w:ascii="楷体" w:hAnsi="楷体" w:eastAsia="楷体" w:cs="宋体"/>
          <w:szCs w:val="21"/>
          <w:lang w:bidi="ar"/>
        </w:rPr>
        <w:t>.4 本合同的扫描件、传真件、复印件与原件，或电子合同具有同等法律效力，对双方均具有同等法律约束力。</w:t>
      </w:r>
    </w:p>
    <w:p>
      <w:pPr>
        <w:spacing w:line="360" w:lineRule="auto"/>
        <w:ind w:right="160" w:firstLine="480" w:firstLineChars="229"/>
        <w:rPr>
          <w:rFonts w:ascii="楷体" w:hAnsi="楷体" w:eastAsia="楷体" w:cs="宋体"/>
          <w:szCs w:val="21"/>
        </w:rPr>
      </w:pPr>
      <w:r>
        <w:rPr>
          <w:rFonts w:ascii="楷体" w:hAnsi="楷体" w:eastAsia="楷体" w:cs="宋体"/>
          <w:szCs w:val="21"/>
        </w:rPr>
        <w:t>1</w:t>
      </w:r>
      <w:r>
        <w:rPr>
          <w:rFonts w:hint="eastAsia" w:ascii="楷体" w:hAnsi="楷体" w:eastAsia="楷体" w:cs="宋体"/>
          <w:szCs w:val="21"/>
          <w:lang w:val="en-US" w:eastAsia="zh-CN"/>
        </w:rPr>
        <w:t>3</w:t>
      </w:r>
      <w:r>
        <w:rPr>
          <w:rFonts w:ascii="楷体" w:hAnsi="楷体" w:eastAsia="楷体" w:cs="宋体"/>
          <w:szCs w:val="21"/>
        </w:rPr>
        <w:t>.</w:t>
      </w:r>
      <w:r>
        <w:rPr>
          <w:rFonts w:hint="eastAsia" w:ascii="楷体" w:hAnsi="楷体" w:eastAsia="楷体" w:cs="宋体"/>
          <w:szCs w:val="21"/>
        </w:rPr>
        <w:t>5 本协议一式肆份，双方各执贰份合同，经双方盖章后生效。</w:t>
      </w:r>
      <w:r>
        <w:rPr>
          <w:rFonts w:ascii="楷体" w:hAnsi="楷体" w:eastAsia="楷体" w:cs="宋体"/>
          <w:b/>
          <w:szCs w:val="21"/>
        </w:rPr>
        <w:tab/>
      </w:r>
    </w:p>
    <w:p>
      <w:pPr>
        <w:spacing w:before="156" w:beforeLines="50" w:after="156" w:afterLines="50" w:line="360" w:lineRule="auto"/>
        <w:rPr>
          <w:rFonts w:ascii="楷体" w:hAnsi="楷体" w:eastAsia="楷体" w:cs="宋体"/>
          <w:kern w:val="0"/>
          <w:szCs w:val="21"/>
          <w:lang w:val="zh-CN"/>
        </w:rPr>
      </w:pPr>
      <w:r>
        <w:rPr>
          <w:rFonts w:hint="eastAsia" w:ascii="楷体" w:hAnsi="楷体" w:eastAsia="楷体" w:cs="宋体"/>
          <w:kern w:val="0"/>
          <w:szCs w:val="21"/>
          <w:lang w:val="zh-CN"/>
        </w:rPr>
        <w:t>（以下为签字部分，无正文）</w:t>
      </w:r>
    </w:p>
    <w:p>
      <w:pPr>
        <w:spacing w:line="360" w:lineRule="auto"/>
        <w:rPr>
          <w:rFonts w:ascii="楷体" w:hAnsi="楷体" w:eastAsia="楷体" w:cs="宋体"/>
          <w:b/>
          <w:szCs w:val="21"/>
        </w:rPr>
      </w:pPr>
      <w:r>
        <w:rPr>
          <w:rFonts w:hint="eastAsia" w:ascii="楷体" w:hAnsi="楷体" w:eastAsia="楷体" w:cs="宋体"/>
          <w:b/>
          <w:szCs w:val="21"/>
        </w:rPr>
        <w:t xml:space="preserve">甲方（公章或合同章）：                   </w:t>
      </w:r>
      <w:r>
        <w:rPr>
          <w:rFonts w:ascii="楷体" w:hAnsi="楷体" w:eastAsia="楷体" w:cs="宋体"/>
          <w:b/>
          <w:szCs w:val="21"/>
        </w:rPr>
        <w:t xml:space="preserve"> </w:t>
      </w:r>
      <w:r>
        <w:rPr>
          <w:rFonts w:hint="eastAsia" w:ascii="楷体" w:hAnsi="楷体" w:eastAsia="楷体" w:cs="宋体"/>
          <w:b/>
          <w:szCs w:val="21"/>
        </w:rPr>
        <w:t xml:space="preserve">乙方（公章或合同章）： </w:t>
      </w:r>
    </w:p>
    <w:p>
      <w:pPr>
        <w:spacing w:line="360" w:lineRule="auto"/>
        <w:ind w:firstLine="1"/>
        <w:rPr>
          <w:rFonts w:ascii="楷体" w:hAnsi="楷体" w:eastAsia="楷体" w:cs="宋体"/>
          <w:b/>
          <w:szCs w:val="21"/>
        </w:rPr>
      </w:pPr>
    </w:p>
    <w:p>
      <w:pPr>
        <w:spacing w:line="360" w:lineRule="auto"/>
        <w:ind w:firstLine="1"/>
        <w:rPr>
          <w:rFonts w:ascii="楷体" w:hAnsi="楷体" w:eastAsia="楷体" w:cs="宋体"/>
          <w:b/>
          <w:szCs w:val="21"/>
        </w:rPr>
      </w:pPr>
    </w:p>
    <w:p>
      <w:pPr>
        <w:spacing w:line="360" w:lineRule="auto"/>
        <w:ind w:firstLine="1"/>
        <w:rPr>
          <w:rFonts w:ascii="楷体" w:hAnsi="楷体" w:eastAsia="楷体" w:cs="宋体"/>
          <w:b/>
          <w:szCs w:val="21"/>
        </w:rPr>
      </w:pPr>
    </w:p>
    <w:p>
      <w:pPr>
        <w:spacing w:line="360" w:lineRule="auto"/>
        <w:ind w:firstLine="1"/>
        <w:rPr>
          <w:rFonts w:ascii="楷体" w:hAnsi="楷体" w:eastAsia="楷体" w:cs="宋体"/>
          <w:b/>
          <w:szCs w:val="21"/>
        </w:rPr>
      </w:pPr>
      <w:r>
        <w:rPr>
          <w:rFonts w:hint="eastAsia" w:ascii="楷体" w:hAnsi="楷体" w:eastAsia="楷体" w:cs="宋体"/>
          <w:b/>
          <w:szCs w:val="21"/>
        </w:rPr>
        <w:t>授权代表（签署）：                        授权代表（签署）：</w:t>
      </w:r>
    </w:p>
    <w:p>
      <w:pPr>
        <w:spacing w:line="360" w:lineRule="auto"/>
        <w:ind w:firstLine="1"/>
        <w:rPr>
          <w:rFonts w:ascii="楷体" w:hAnsi="楷体" w:eastAsia="楷体" w:cs="宋体"/>
          <w:b/>
          <w:szCs w:val="21"/>
        </w:rPr>
      </w:pPr>
      <w:r>
        <w:rPr>
          <w:rFonts w:hint="eastAsia" w:ascii="楷体" w:hAnsi="楷体" w:eastAsia="楷体" w:cs="宋体"/>
          <w:b/>
          <w:szCs w:val="21"/>
        </w:rPr>
        <w:t xml:space="preserve">签署日期：   年   月  日            </w:t>
      </w:r>
      <w:r>
        <w:rPr>
          <w:rFonts w:ascii="楷体" w:hAnsi="楷体" w:eastAsia="楷体" w:cs="宋体"/>
          <w:b/>
          <w:szCs w:val="21"/>
        </w:rPr>
        <w:t xml:space="preserve">      </w:t>
      </w:r>
      <w:r>
        <w:rPr>
          <w:rFonts w:hint="eastAsia" w:ascii="楷体" w:hAnsi="楷体" w:eastAsia="楷体" w:cs="宋体"/>
          <w:b/>
          <w:szCs w:val="21"/>
        </w:rPr>
        <w:t>签署日期：   年   月   日</w:t>
      </w:r>
    </w:p>
    <w:p>
      <w:pPr>
        <w:widowControl/>
        <w:jc w:val="left"/>
        <w:rPr>
          <w:rFonts w:ascii="楷体" w:hAnsi="楷体" w:eastAsia="楷体" w:cs="宋体"/>
          <w:b/>
          <w:szCs w:val="21"/>
        </w:rPr>
      </w:pPr>
      <w:r>
        <w:rPr>
          <w:rFonts w:ascii="楷体" w:hAnsi="楷体" w:eastAsia="楷体" w:cs="宋体"/>
          <w:b/>
          <w:szCs w:val="21"/>
        </w:rPr>
        <w:br w:type="page"/>
      </w:r>
    </w:p>
    <w:p>
      <w:pPr>
        <w:jc w:val="center"/>
        <w:rPr>
          <w:rFonts w:ascii="黑体" w:hAnsi="黑体" w:eastAsia="黑体"/>
          <w:b/>
          <w:sz w:val="32"/>
          <w:szCs w:val="32"/>
        </w:rPr>
      </w:pPr>
      <w:r>
        <w:rPr>
          <w:rFonts w:hint="eastAsia" w:ascii="黑体" w:hAnsi="黑体" w:eastAsia="黑体"/>
          <w:b/>
          <w:sz w:val="32"/>
          <w:szCs w:val="32"/>
        </w:rPr>
        <w:t>入网安全承诺书</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一、用户使用电信接入业务时，遵守国家有关法律、法规和各行政规章制度，不开展任何违法、违规业务。</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二、用户不利用电信网络开展各种形式的非法V</w:t>
      </w:r>
      <w:r>
        <w:rPr>
          <w:rFonts w:ascii="楷体" w:hAnsi="楷体" w:eastAsia="楷体"/>
          <w:sz w:val="24"/>
          <w:szCs w:val="24"/>
        </w:rPr>
        <w:t>OIP</w:t>
      </w:r>
      <w:r>
        <w:rPr>
          <w:rFonts w:hint="eastAsia" w:ascii="楷体" w:hAnsi="楷体" w:eastAsia="楷体"/>
          <w:sz w:val="24"/>
          <w:szCs w:val="24"/>
        </w:rPr>
        <w:t>和国际来、去话及转话业务。</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三、用户不利用提供的电信网络资源从事危害国家安全、泄露国家机密等违法犯罪行为。</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四、用户不利用电信网络传播妨碍社会治安和宣传封建迷信、淫秽黄色等信息；窃取、泄露国家秘密、情报或者军事秘密；煽动民族仇恨、民族歧视，破坏民族团结；组织邪教活动、联络邪教组织成员破坏国家法律、行政法规实施；从事非法放贷及非法催收等违法及严重破坏市场金融秩序的行为。</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五、</w:t>
      </w:r>
      <w:r>
        <w:rPr>
          <w:rFonts w:hint="eastAsia" w:ascii="楷体" w:hAnsi="楷体" w:eastAsia="楷体" w:cs="楷体"/>
          <w:sz w:val="24"/>
          <w:szCs w:val="24"/>
        </w:rPr>
        <w:t>用户不利用电信网络非</w:t>
      </w:r>
      <w:r>
        <w:rPr>
          <w:rFonts w:hint="eastAsia" w:ascii="楷体" w:hAnsi="楷体" w:eastAsia="楷体"/>
          <w:sz w:val="24"/>
          <w:szCs w:val="24"/>
        </w:rPr>
        <w:t>法截获、篡改、删除他人电子邮件或者其他用户数据资料，不得侵犯公民通信自由和通信秘密。</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六</w:t>
      </w:r>
      <w:r>
        <w:rPr>
          <w:rFonts w:hint="eastAsia" w:ascii="楷体" w:hAnsi="楷体" w:eastAsia="楷体" w:cs="微软雅黑"/>
          <w:sz w:val="24"/>
          <w:szCs w:val="24"/>
        </w:rPr>
        <w:t>、</w:t>
      </w:r>
      <w:r>
        <w:rPr>
          <w:rFonts w:hint="eastAsia" w:ascii="楷体" w:hAnsi="楷体" w:eastAsia="楷体" w:cs="楷体"/>
          <w:sz w:val="24"/>
          <w:szCs w:val="24"/>
        </w:rPr>
        <w:t>用户不利用电信网络进行盗窃、诈骗、敲诈勒索。</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七</w:t>
      </w:r>
      <w:r>
        <w:rPr>
          <w:rFonts w:hint="eastAsia" w:ascii="楷体" w:hAnsi="楷体" w:eastAsia="楷体" w:cs="微软雅黑"/>
          <w:sz w:val="24"/>
          <w:szCs w:val="24"/>
        </w:rPr>
        <w:t>、</w:t>
      </w:r>
      <w:r>
        <w:rPr>
          <w:rFonts w:hint="eastAsia" w:ascii="楷体" w:hAnsi="楷体" w:eastAsia="楷体" w:cs="楷体"/>
          <w:sz w:val="24"/>
          <w:szCs w:val="24"/>
        </w:rPr>
        <w:t>未经有关部门批准，用户不开设各类服务站点（包括</w:t>
      </w:r>
      <w:r>
        <w:rPr>
          <w:rFonts w:ascii="楷体" w:hAnsi="楷体" w:eastAsia="楷体"/>
          <w:sz w:val="24"/>
          <w:szCs w:val="24"/>
        </w:rPr>
        <w:t>BBS</w:t>
      </w:r>
      <w:r>
        <w:rPr>
          <w:rFonts w:hint="eastAsia" w:ascii="楷体" w:hAnsi="楷体" w:eastAsia="楷体"/>
          <w:sz w:val="24"/>
          <w:szCs w:val="24"/>
        </w:rPr>
        <w:t>、</w:t>
      </w:r>
      <w:r>
        <w:rPr>
          <w:rFonts w:ascii="楷体" w:hAnsi="楷体" w:eastAsia="楷体"/>
          <w:sz w:val="24"/>
          <w:szCs w:val="24"/>
        </w:rPr>
        <w:t>WWW</w:t>
      </w:r>
      <w:r>
        <w:rPr>
          <w:rFonts w:hint="eastAsia" w:ascii="楷体" w:hAnsi="楷体" w:eastAsia="楷体"/>
          <w:sz w:val="24"/>
          <w:szCs w:val="24"/>
        </w:rPr>
        <w:t>、</w:t>
      </w:r>
      <w:r>
        <w:rPr>
          <w:rFonts w:ascii="楷体" w:hAnsi="楷体" w:eastAsia="楷体"/>
          <w:sz w:val="24"/>
          <w:szCs w:val="24"/>
        </w:rPr>
        <w:t>FTP</w:t>
      </w:r>
      <w:r>
        <w:rPr>
          <w:rFonts w:hint="eastAsia" w:ascii="楷体" w:hAnsi="楷体" w:eastAsia="楷体"/>
          <w:sz w:val="24"/>
          <w:szCs w:val="24"/>
        </w:rPr>
        <w:t>等）。</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八</w:t>
      </w:r>
      <w:r>
        <w:rPr>
          <w:rFonts w:hint="eastAsia" w:ascii="楷体" w:hAnsi="楷体" w:eastAsia="楷体" w:cs="微软雅黑"/>
          <w:sz w:val="24"/>
          <w:szCs w:val="24"/>
        </w:rPr>
        <w:t>、</w:t>
      </w:r>
      <w:r>
        <w:rPr>
          <w:rFonts w:hint="eastAsia" w:ascii="楷体" w:hAnsi="楷体" w:eastAsia="楷体" w:cs="楷体"/>
          <w:sz w:val="24"/>
          <w:szCs w:val="24"/>
        </w:rPr>
        <w:t>用户有义务对电信网的运行安全和信息安全进行宣传教育，依法实施有效的监督管理，防范</w:t>
      </w:r>
      <w:r>
        <w:rPr>
          <w:rFonts w:hint="eastAsia" w:ascii="楷体" w:hAnsi="楷体" w:eastAsia="楷体"/>
          <w:sz w:val="24"/>
          <w:szCs w:val="24"/>
        </w:rPr>
        <w:t>和制止利用电信网逬行的各种违法活动。</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九、用户发现接入的电信网有违法犯罪行为和有害信息时，要及时采取措施，停止传输有害信息，并及时向有关机关报告。</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十、用户有义务协同电信运营商配合管理，查处违法犯罪行为和有害信息。</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十一、用户使用电信接入业务时，承诺不使用自动语音外呼（无交互录音电话）以及不按号段外呼。</w:t>
      </w:r>
    </w:p>
    <w:p>
      <w:pPr>
        <w:spacing w:line="360" w:lineRule="exact"/>
        <w:ind w:firstLine="480" w:firstLineChars="200"/>
        <w:jc w:val="left"/>
        <w:rPr>
          <w:rFonts w:ascii="楷体" w:hAnsi="楷体" w:eastAsia="楷体"/>
          <w:sz w:val="24"/>
          <w:szCs w:val="24"/>
        </w:rPr>
      </w:pPr>
      <w:bookmarkStart w:id="6" w:name="_Hlk61883741"/>
      <w:r>
        <w:rPr>
          <w:rFonts w:hint="eastAsia" w:ascii="楷体" w:hAnsi="楷体" w:eastAsia="楷体"/>
          <w:sz w:val="24"/>
          <w:szCs w:val="24"/>
        </w:rPr>
        <w:t>十二、</w:t>
      </w:r>
      <w:r>
        <w:rPr>
          <w:rFonts w:hint="eastAsia" w:ascii="楷体" w:hAnsi="楷体" w:eastAsia="楷体"/>
          <w:b/>
          <w:bCs/>
          <w:sz w:val="24"/>
          <w:szCs w:val="24"/>
        </w:rPr>
        <w:t>用户保证如出现任何违反上述承诺之处，将赔偿由此给杭州一知智能科技有限公司造成的全部损失</w:t>
      </w:r>
      <w:r>
        <w:rPr>
          <w:rFonts w:hint="eastAsia" w:ascii="华文仿宋" w:hAnsi="华文仿宋" w:eastAsia="华文仿宋" w:cs="宋体"/>
          <w:b/>
          <w:bCs/>
          <w:szCs w:val="21"/>
        </w:rPr>
        <w:t>（</w:t>
      </w:r>
      <w:r>
        <w:rPr>
          <w:rFonts w:hint="eastAsia" w:ascii="楷体" w:hAnsi="楷体" w:eastAsia="楷体"/>
          <w:b/>
          <w:bCs/>
          <w:sz w:val="24"/>
          <w:szCs w:val="24"/>
        </w:rPr>
        <w:t>包括直接和间接损失、所受处罚或对外赔偿、商誉损失、合理的诉讼/仲裁费用、公证费和律师费等），并负责协助处理由此产生的不利后果，使杭州一知智能科技有限公司免责。</w:t>
      </w:r>
      <w:bookmarkEnd w:id="6"/>
    </w:p>
    <w:p>
      <w:pPr>
        <w:spacing w:line="360" w:lineRule="exact"/>
        <w:ind w:right="1280" w:firstLine="566" w:firstLineChars="236"/>
        <w:rPr>
          <w:rFonts w:ascii="楷体" w:hAnsi="楷体" w:eastAsia="楷体"/>
          <w:sz w:val="24"/>
          <w:szCs w:val="24"/>
        </w:rPr>
      </w:pPr>
      <w:r>
        <w:rPr>
          <w:rFonts w:hint="eastAsia" w:ascii="楷体" w:hAnsi="楷体" w:eastAsia="楷体"/>
          <w:sz w:val="24"/>
          <w:szCs w:val="24"/>
        </w:rPr>
        <w:t>法定代表人：</w:t>
      </w:r>
    </w:p>
    <w:p>
      <w:pPr>
        <w:spacing w:line="360" w:lineRule="exact"/>
        <w:ind w:right="1280" w:firstLine="566" w:firstLineChars="236"/>
        <w:rPr>
          <w:rFonts w:ascii="楷体" w:hAnsi="楷体" w:eastAsia="楷体"/>
          <w:sz w:val="24"/>
          <w:szCs w:val="24"/>
        </w:rPr>
      </w:pPr>
      <w:r>
        <w:rPr>
          <w:rFonts w:hint="eastAsia" w:ascii="楷体" w:hAnsi="楷体" w:eastAsia="楷体"/>
          <w:sz w:val="24"/>
          <w:szCs w:val="24"/>
        </w:rPr>
        <w:t>盖章：</w:t>
      </w:r>
    </w:p>
    <w:p>
      <w:pPr>
        <w:spacing w:line="360" w:lineRule="exact"/>
        <w:ind w:right="1280" w:firstLine="566" w:firstLineChars="236"/>
        <w:rPr>
          <w:rFonts w:ascii="楷体" w:hAnsi="楷体" w:eastAsia="楷体"/>
          <w:sz w:val="24"/>
          <w:szCs w:val="24"/>
        </w:rPr>
      </w:pPr>
      <w:r>
        <w:rPr>
          <w:rFonts w:hint="eastAsia" w:ascii="楷体" w:hAnsi="楷体" w:eastAsia="楷体"/>
          <w:sz w:val="24"/>
          <w:szCs w:val="24"/>
        </w:rPr>
        <w:t>日期：</w:t>
      </w:r>
    </w:p>
    <w:p>
      <w:pPr>
        <w:jc w:val="center"/>
        <w:rPr>
          <w:rFonts w:ascii="黑体" w:hAnsi="黑体" w:eastAsia="黑体"/>
          <w:b/>
          <w:sz w:val="32"/>
          <w:szCs w:val="32"/>
        </w:rPr>
      </w:pPr>
      <w:r>
        <w:rPr>
          <w:rFonts w:hint="eastAsia" w:ascii="黑体" w:hAnsi="黑体" w:eastAsia="黑体"/>
          <w:b/>
          <w:sz w:val="32"/>
          <w:szCs w:val="32"/>
        </w:rPr>
        <w:t>号码申请公函</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本企业授权的企业管理员姓名为：_</w:t>
      </w:r>
      <w:r>
        <w:rPr>
          <w:rFonts w:ascii="楷体" w:hAnsi="楷体" w:eastAsia="楷体"/>
          <w:sz w:val="24"/>
          <w:szCs w:val="24"/>
        </w:rPr>
        <w:t>__</w:t>
      </w:r>
      <w:r>
        <w:rPr>
          <w:rFonts w:ascii="楷体" w:hAnsi="楷体" w:eastAsia="楷体"/>
          <w:sz w:val="24"/>
          <w:szCs w:val="24"/>
          <w:u w:val="single"/>
        </w:rPr>
        <w:t>_  _</w:t>
      </w:r>
      <w:r>
        <w:rPr>
          <w:rFonts w:ascii="楷体" w:hAnsi="楷体" w:eastAsia="楷体"/>
          <w:sz w:val="24"/>
          <w:szCs w:val="24"/>
        </w:rPr>
        <w:t>_</w:t>
      </w:r>
      <w:r>
        <w:rPr>
          <w:rFonts w:hint="eastAsia" w:ascii="楷体" w:hAnsi="楷体" w:eastAsia="楷体"/>
          <w:sz w:val="24"/>
          <w:szCs w:val="24"/>
        </w:rPr>
        <w:t>。本企业承诺遵守电信服务公约，保证填写信息真实有效，并授权企业管理员代表本企业阅读并确认《入网安全承诺书》。</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企业管理员姓名：</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管理员身份证号（单位盖章）：</w:t>
      </w:r>
    </w:p>
    <w:p>
      <w:pPr>
        <w:spacing w:line="360" w:lineRule="exact"/>
        <w:ind w:firstLine="480" w:firstLineChars="200"/>
        <w:jc w:val="left"/>
        <w:rPr>
          <w:rFonts w:ascii="楷体" w:hAnsi="楷体" w:eastAsia="楷体"/>
          <w:sz w:val="24"/>
          <w:szCs w:val="24"/>
        </w:rPr>
      </w:pPr>
      <w:r>
        <w:rPr>
          <w:rFonts w:hint="eastAsia" w:ascii="楷体" w:hAnsi="楷体" w:eastAsia="楷体"/>
          <w:sz w:val="24"/>
          <w:szCs w:val="24"/>
        </w:rPr>
        <w:t>日期：</w:t>
      </w:r>
    </w:p>
    <w:sectPr>
      <w:headerReference r:id="rId3" w:type="default"/>
      <w:footerReference r:id="rId4" w:type="default"/>
      <w:pgSz w:w="11906" w:h="16838"/>
      <w:pgMar w:top="1440" w:right="1701" w:bottom="1440" w:left="1701"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楷体">
    <w:altName w:val="汉仪楷体KW"/>
    <w:panose1 w:val="02010609060101010101"/>
    <w:charset w:val="86"/>
    <w:family w:val="modern"/>
    <w:pitch w:val="default"/>
    <w:sig w:usb0="00000000" w:usb1="00000000" w:usb2="00000016" w:usb3="00000000" w:csb0="00040001" w:csb1="00000000"/>
  </w:font>
  <w:font w:name="阿里巴巴普惠体 B">
    <w:altName w:val="苹方-简"/>
    <w:panose1 w:val="00000000000000000000"/>
    <w:charset w:val="00"/>
    <w:family w:val="auto"/>
    <w:pitch w:val="default"/>
    <w:sig w:usb0="00000000" w:usb1="00000000" w:usb2="00000000" w:usb3="00000000" w:csb0="00000000" w:csb1="00000000"/>
  </w:font>
  <w:font w:name="阿里巴巴普惠体 M">
    <w:altName w:val="苹方-简"/>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Fonts w:asciiTheme="majorEastAsia" w:hAnsiTheme="majorEastAsia" w:eastAsiaTheme="major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4135" cy="137795"/>
              <wp:effectExtent l="0" t="0" r="0" b="0"/>
              <wp:wrapNone/>
              <wp:docPr id="6" name="文本框 4"/>
              <wp:cNvGraphicFramePr/>
              <a:graphic xmlns:a="http://schemas.openxmlformats.org/drawingml/2006/main">
                <a:graphicData uri="http://schemas.microsoft.com/office/word/2010/wordprocessingShape">
                  <wps:wsp>
                    <wps:cNvSpPr txBox="1"/>
                    <wps:spPr>
                      <a:xfrm>
                        <a:off x="0" y="0"/>
                        <a:ext cx="64135" cy="137795"/>
                      </a:xfrm>
                      <a:prstGeom prst="rect">
                        <a:avLst/>
                      </a:prstGeom>
                      <a:noFill/>
                      <a:ln w="6350">
                        <a:noFill/>
                      </a:ln>
                    </wps:spPr>
                    <wps:txbx>
                      <w:txbxContent>
                        <w:p>
                          <w:pPr>
                            <w:pStyle w:val="7"/>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0.85pt;width:5.05pt;mso-position-horizontal:center;mso-position-horizontal-relative:margin;mso-wrap-style:none;z-index:251659264;mso-width-relative:page;mso-height-relative:page;" filled="f" stroked="f" coordsize="21600,21600" o:gfxdata="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ALD6kd0QAA&#10;AAMBAAAPAAAAAAAAAAEAIAAAADgAAABkcnMvZG93bnJldi54bWxQSwECFAAUAAAACACHTuJAwtv6&#10;N9YBAACfAwAADgAAAAAAAAABACAAAAA2AQAAZHJzL2Uyb0RvYy54bWxQSwUGAAAAAAYABgBZAQAA&#10;fgUAAAAA&#10;">
              <v:fill on="f" focussize="0,0"/>
              <v:stroke on="f" weight="0.5pt"/>
              <v:imagedata o:title=""/>
              <o:lock v:ext="edit" aspectratio="f"/>
              <v:textbox inset="0mm,0mm,0mm,0mm" style="mso-fit-shape-to-text:t;">
                <w:txbxContent>
                  <w:p>
                    <w:pPr>
                      <w:pStyle w:val="7"/>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v:shape>
          </w:pict>
        </mc:Fallback>
      </mc:AlternateContent>
    </w:r>
    <w:sdt>
      <w:sdtPr>
        <w:id w:val="116199109"/>
      </w:sdtPr>
      <w:sdtContent/>
    </w:sdt>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ordWrap w:val="0"/>
      <w:jc w:val="right"/>
    </w:pPr>
    <w:r>
      <w:rPr>
        <w:rFonts w:hint="eastAsia" w:asciiTheme="minorEastAsia" w:hAnsiTheme="minorEastAsia"/>
        <w:color w:val="000000" w:themeColor="text1"/>
        <w:szCs w:val="21"/>
        <w14:textFill>
          <w14:solidFill>
            <w14:schemeClr w14:val="tx1"/>
          </w14:solidFill>
        </w14:textFill>
      </w:rPr>
      <w:drawing>
        <wp:inline distT="0" distB="0" distL="0" distR="0">
          <wp:extent cx="1071245" cy="266065"/>
          <wp:effectExtent l="0" t="0" r="0" b="635"/>
          <wp:docPr id="9" name="图片 9" descr="C:\Users\Lenovo\AppData\Local\Microsoft\Windows\INetCache\Content.Word\原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Lenovo\AppData\Local\Microsoft\Windows\INetCache\Content.Word\原色.png"/>
                  <pic:cNvPicPr>
                    <a:picLocks noChangeAspect="1" noChangeArrowheads="1"/>
                  </pic:cNvPicPr>
                </pic:nvPicPr>
                <pic:blipFill>
                  <a:blip r:embed="rId1">
                    <a:extLst>
                      <a:ext uri="{28A0092B-C50C-407E-A947-70E740481C1C}">
                        <a14:useLocalDpi xmlns:a14="http://schemas.microsoft.com/office/drawing/2010/main" val="0"/>
                      </a:ext>
                    </a:extLst>
                  </a:blip>
                  <a:srcRect l="2061" t="38312" r="2242" b="37358"/>
                  <a:stretch>
                    <a:fillRect/>
                  </a:stretch>
                </pic:blipFill>
                <pic:spPr>
                  <a:xfrm>
                    <a:off x="0" y="0"/>
                    <a:ext cx="1094347" cy="271776"/>
                  </a:xfrm>
                  <a:prstGeom prst="rect">
                    <a:avLst/>
                  </a:prstGeom>
                  <a:noFill/>
                  <a:ln>
                    <a:noFill/>
                  </a:ln>
                </pic:spPr>
              </pic:pic>
            </a:graphicData>
          </a:graphic>
        </wp:inline>
      </w:drawing>
    </w:r>
    <w:r>
      <w:rPr>
        <w:rFonts w:hint="eastAsia" w:ascii="楷体" w:hAnsi="楷体" w:eastAsia="楷体"/>
      </w:rPr>
      <w:t>杭州一知智能科技有限公司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B7D41"/>
    <w:multiLevelType w:val="multilevel"/>
    <w:tmpl w:val="056B7D41"/>
    <w:lvl w:ilvl="0" w:tentative="0">
      <w:start w:val="1"/>
      <w:numFmt w:val="chineseCountingThousand"/>
      <w:pStyle w:val="2"/>
      <w:suff w:val="space"/>
      <w:lvlText w:val="第%1条"/>
      <w:lvlJc w:val="left"/>
      <w:pPr>
        <w:ind w:left="426" w:firstLine="142"/>
      </w:pPr>
      <w:rPr>
        <w:rFonts w:hint="default"/>
        <w:lang w:val="en-US"/>
      </w:rPr>
    </w:lvl>
    <w:lvl w:ilvl="1" w:tentative="0">
      <w:start w:val="1"/>
      <w:numFmt w:val="lowerLetter"/>
      <w:lvlText w:val="%2)"/>
      <w:lvlJc w:val="left"/>
      <w:pPr>
        <w:ind w:left="1245" w:hanging="420"/>
      </w:pPr>
      <w:rPr>
        <w:rFonts w:hint="eastAsia"/>
      </w:rPr>
    </w:lvl>
    <w:lvl w:ilvl="2" w:tentative="0">
      <w:start w:val="1"/>
      <w:numFmt w:val="lowerRoman"/>
      <w:lvlText w:val="%3."/>
      <w:lvlJc w:val="right"/>
      <w:pPr>
        <w:ind w:left="1665" w:hanging="420"/>
      </w:pPr>
      <w:rPr>
        <w:rFonts w:hint="eastAsia"/>
      </w:rPr>
    </w:lvl>
    <w:lvl w:ilvl="3" w:tentative="0">
      <w:start w:val="1"/>
      <w:numFmt w:val="decimal"/>
      <w:lvlText w:val="%4."/>
      <w:lvlJc w:val="left"/>
      <w:pPr>
        <w:ind w:left="2085" w:hanging="420"/>
      </w:pPr>
      <w:rPr>
        <w:rFonts w:hint="eastAsia"/>
      </w:rPr>
    </w:lvl>
    <w:lvl w:ilvl="4" w:tentative="0">
      <w:start w:val="1"/>
      <w:numFmt w:val="lowerLetter"/>
      <w:lvlText w:val="%5)"/>
      <w:lvlJc w:val="left"/>
      <w:pPr>
        <w:ind w:left="2505" w:hanging="420"/>
      </w:pPr>
      <w:rPr>
        <w:rFonts w:hint="eastAsia"/>
      </w:rPr>
    </w:lvl>
    <w:lvl w:ilvl="5" w:tentative="0">
      <w:start w:val="1"/>
      <w:numFmt w:val="lowerRoman"/>
      <w:lvlText w:val="%6."/>
      <w:lvlJc w:val="right"/>
      <w:pPr>
        <w:ind w:left="2925" w:hanging="420"/>
      </w:pPr>
      <w:rPr>
        <w:rFonts w:hint="eastAsia"/>
      </w:rPr>
    </w:lvl>
    <w:lvl w:ilvl="6" w:tentative="0">
      <w:start w:val="1"/>
      <w:numFmt w:val="decimal"/>
      <w:lvlText w:val="%7."/>
      <w:lvlJc w:val="left"/>
      <w:pPr>
        <w:ind w:left="3345" w:hanging="420"/>
      </w:pPr>
      <w:rPr>
        <w:rFonts w:hint="eastAsia"/>
      </w:rPr>
    </w:lvl>
    <w:lvl w:ilvl="7" w:tentative="0">
      <w:start w:val="1"/>
      <w:numFmt w:val="lowerLetter"/>
      <w:lvlText w:val="%8)"/>
      <w:lvlJc w:val="left"/>
      <w:pPr>
        <w:ind w:left="3765" w:hanging="420"/>
      </w:pPr>
      <w:rPr>
        <w:rFonts w:hint="eastAsia"/>
      </w:rPr>
    </w:lvl>
    <w:lvl w:ilvl="8" w:tentative="0">
      <w:start w:val="1"/>
      <w:numFmt w:val="lowerRoman"/>
      <w:lvlText w:val="%9."/>
      <w:lvlJc w:val="right"/>
      <w:pPr>
        <w:ind w:left="4185" w:hanging="420"/>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一知-shan-FW">
    <w15:presenceInfo w15:providerId="WPS Office" w15:userId="2696662297"/>
  </w15:person>
  <w15:person w15:author="WPS_1612331976">
    <w15:presenceInfo w15:providerId="WPS Office" w15:userId="771236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BjOTY3NDNlZmViMGU0ZmM3MTYzNzU4NGJmYTkwYTAifQ=="/>
  </w:docVars>
  <w:rsids>
    <w:rsidRoot w:val="00964EE6"/>
    <w:rsid w:val="00001E65"/>
    <w:rsid w:val="00002412"/>
    <w:rsid w:val="00002902"/>
    <w:rsid w:val="00004082"/>
    <w:rsid w:val="000041D4"/>
    <w:rsid w:val="000044D1"/>
    <w:rsid w:val="000046FD"/>
    <w:rsid w:val="00004BA6"/>
    <w:rsid w:val="000059DF"/>
    <w:rsid w:val="00006A2A"/>
    <w:rsid w:val="00006D99"/>
    <w:rsid w:val="00011D4D"/>
    <w:rsid w:val="00012792"/>
    <w:rsid w:val="000132E4"/>
    <w:rsid w:val="00013420"/>
    <w:rsid w:val="000138B9"/>
    <w:rsid w:val="00017D0C"/>
    <w:rsid w:val="00021CD6"/>
    <w:rsid w:val="00021F4C"/>
    <w:rsid w:val="000225AB"/>
    <w:rsid w:val="0002314C"/>
    <w:rsid w:val="0002463A"/>
    <w:rsid w:val="00026B1D"/>
    <w:rsid w:val="000320FE"/>
    <w:rsid w:val="00035491"/>
    <w:rsid w:val="00041682"/>
    <w:rsid w:val="00043A94"/>
    <w:rsid w:val="000458A2"/>
    <w:rsid w:val="00046958"/>
    <w:rsid w:val="0005119C"/>
    <w:rsid w:val="000517DF"/>
    <w:rsid w:val="0005468F"/>
    <w:rsid w:val="0005731E"/>
    <w:rsid w:val="00062015"/>
    <w:rsid w:val="00063217"/>
    <w:rsid w:val="00063734"/>
    <w:rsid w:val="00064330"/>
    <w:rsid w:val="00064550"/>
    <w:rsid w:val="00064699"/>
    <w:rsid w:val="00072148"/>
    <w:rsid w:val="00072850"/>
    <w:rsid w:val="00074712"/>
    <w:rsid w:val="000764AC"/>
    <w:rsid w:val="00077BD9"/>
    <w:rsid w:val="0008296B"/>
    <w:rsid w:val="00084398"/>
    <w:rsid w:val="000850B0"/>
    <w:rsid w:val="00086D42"/>
    <w:rsid w:val="0009039F"/>
    <w:rsid w:val="00094FC0"/>
    <w:rsid w:val="0009767D"/>
    <w:rsid w:val="000A105E"/>
    <w:rsid w:val="000A1A5E"/>
    <w:rsid w:val="000A41A1"/>
    <w:rsid w:val="000A4B47"/>
    <w:rsid w:val="000A79F7"/>
    <w:rsid w:val="000B3DE5"/>
    <w:rsid w:val="000B5981"/>
    <w:rsid w:val="000B5A63"/>
    <w:rsid w:val="000C29FB"/>
    <w:rsid w:val="000C56EF"/>
    <w:rsid w:val="000C643F"/>
    <w:rsid w:val="000C731F"/>
    <w:rsid w:val="000C79DE"/>
    <w:rsid w:val="000D3D3A"/>
    <w:rsid w:val="000D4456"/>
    <w:rsid w:val="000D545A"/>
    <w:rsid w:val="000D5D7E"/>
    <w:rsid w:val="000D6723"/>
    <w:rsid w:val="000D6A31"/>
    <w:rsid w:val="000E1277"/>
    <w:rsid w:val="000E200A"/>
    <w:rsid w:val="000E4769"/>
    <w:rsid w:val="000E4C58"/>
    <w:rsid w:val="000E4FA5"/>
    <w:rsid w:val="000E5A14"/>
    <w:rsid w:val="000E7DEF"/>
    <w:rsid w:val="000F03B2"/>
    <w:rsid w:val="000F2263"/>
    <w:rsid w:val="000F372B"/>
    <w:rsid w:val="00101E86"/>
    <w:rsid w:val="00104F34"/>
    <w:rsid w:val="00107DD6"/>
    <w:rsid w:val="0011141F"/>
    <w:rsid w:val="00113C9A"/>
    <w:rsid w:val="00115566"/>
    <w:rsid w:val="001163EB"/>
    <w:rsid w:val="00116F2D"/>
    <w:rsid w:val="001171AC"/>
    <w:rsid w:val="00117F75"/>
    <w:rsid w:val="001203BA"/>
    <w:rsid w:val="00120A52"/>
    <w:rsid w:val="00120DA7"/>
    <w:rsid w:val="00120E4F"/>
    <w:rsid w:val="00121E40"/>
    <w:rsid w:val="00122AB5"/>
    <w:rsid w:val="00122B09"/>
    <w:rsid w:val="00122B83"/>
    <w:rsid w:val="001241FC"/>
    <w:rsid w:val="00126864"/>
    <w:rsid w:val="001273EE"/>
    <w:rsid w:val="001308A1"/>
    <w:rsid w:val="00130BBE"/>
    <w:rsid w:val="00131C28"/>
    <w:rsid w:val="0013228D"/>
    <w:rsid w:val="00132B73"/>
    <w:rsid w:val="00134939"/>
    <w:rsid w:val="001366CA"/>
    <w:rsid w:val="00143047"/>
    <w:rsid w:val="00143162"/>
    <w:rsid w:val="00143B73"/>
    <w:rsid w:val="00144F8B"/>
    <w:rsid w:val="00147822"/>
    <w:rsid w:val="001536DB"/>
    <w:rsid w:val="001543CB"/>
    <w:rsid w:val="00166197"/>
    <w:rsid w:val="0017038F"/>
    <w:rsid w:val="001713B7"/>
    <w:rsid w:val="00177470"/>
    <w:rsid w:val="0018152C"/>
    <w:rsid w:val="001818F4"/>
    <w:rsid w:val="00181CC9"/>
    <w:rsid w:val="001862A5"/>
    <w:rsid w:val="001863F8"/>
    <w:rsid w:val="00186781"/>
    <w:rsid w:val="00193C0B"/>
    <w:rsid w:val="0019407D"/>
    <w:rsid w:val="0019454C"/>
    <w:rsid w:val="001A04AD"/>
    <w:rsid w:val="001A38B0"/>
    <w:rsid w:val="001A3914"/>
    <w:rsid w:val="001A4350"/>
    <w:rsid w:val="001A4C8B"/>
    <w:rsid w:val="001B2DD5"/>
    <w:rsid w:val="001B376A"/>
    <w:rsid w:val="001B3828"/>
    <w:rsid w:val="001B4B62"/>
    <w:rsid w:val="001B6386"/>
    <w:rsid w:val="001C0F81"/>
    <w:rsid w:val="001C16CA"/>
    <w:rsid w:val="001C245F"/>
    <w:rsid w:val="001C2965"/>
    <w:rsid w:val="001C5D69"/>
    <w:rsid w:val="001C7107"/>
    <w:rsid w:val="001C72A3"/>
    <w:rsid w:val="001D2D46"/>
    <w:rsid w:val="001D62B6"/>
    <w:rsid w:val="001E08A3"/>
    <w:rsid w:val="001E3DAB"/>
    <w:rsid w:val="001E4E2F"/>
    <w:rsid w:val="001E72EB"/>
    <w:rsid w:val="001F39DE"/>
    <w:rsid w:val="001F5187"/>
    <w:rsid w:val="001F70DF"/>
    <w:rsid w:val="002016EA"/>
    <w:rsid w:val="00202F76"/>
    <w:rsid w:val="00203222"/>
    <w:rsid w:val="002034C1"/>
    <w:rsid w:val="0020503B"/>
    <w:rsid w:val="00207F89"/>
    <w:rsid w:val="002105F7"/>
    <w:rsid w:val="002115F8"/>
    <w:rsid w:val="00211D18"/>
    <w:rsid w:val="002123DE"/>
    <w:rsid w:val="0021509C"/>
    <w:rsid w:val="0021566C"/>
    <w:rsid w:val="00215B8C"/>
    <w:rsid w:val="00216BAC"/>
    <w:rsid w:val="00220F48"/>
    <w:rsid w:val="00221D18"/>
    <w:rsid w:val="00222F17"/>
    <w:rsid w:val="002234DC"/>
    <w:rsid w:val="002237ED"/>
    <w:rsid w:val="00223C73"/>
    <w:rsid w:val="002314D4"/>
    <w:rsid w:val="00231AF1"/>
    <w:rsid w:val="00233155"/>
    <w:rsid w:val="002348DA"/>
    <w:rsid w:val="00241458"/>
    <w:rsid w:val="002425E9"/>
    <w:rsid w:val="00243A4A"/>
    <w:rsid w:val="0024509D"/>
    <w:rsid w:val="0024778C"/>
    <w:rsid w:val="00247AD0"/>
    <w:rsid w:val="00251A5A"/>
    <w:rsid w:val="00251FD9"/>
    <w:rsid w:val="00252654"/>
    <w:rsid w:val="002553CD"/>
    <w:rsid w:val="002554AF"/>
    <w:rsid w:val="002571C6"/>
    <w:rsid w:val="00262C49"/>
    <w:rsid w:val="00266CB7"/>
    <w:rsid w:val="00270861"/>
    <w:rsid w:val="0027271E"/>
    <w:rsid w:val="00277861"/>
    <w:rsid w:val="002804B6"/>
    <w:rsid w:val="00280BBF"/>
    <w:rsid w:val="00290312"/>
    <w:rsid w:val="00290D0A"/>
    <w:rsid w:val="00294118"/>
    <w:rsid w:val="002A205B"/>
    <w:rsid w:val="002A2117"/>
    <w:rsid w:val="002A2FE1"/>
    <w:rsid w:val="002A5828"/>
    <w:rsid w:val="002B3BDF"/>
    <w:rsid w:val="002B63F7"/>
    <w:rsid w:val="002B6B47"/>
    <w:rsid w:val="002B7E6D"/>
    <w:rsid w:val="002C0FDF"/>
    <w:rsid w:val="002C2B03"/>
    <w:rsid w:val="002C300A"/>
    <w:rsid w:val="002C380C"/>
    <w:rsid w:val="002D135C"/>
    <w:rsid w:val="002D1794"/>
    <w:rsid w:val="002D3A06"/>
    <w:rsid w:val="002D4ED2"/>
    <w:rsid w:val="002D54B1"/>
    <w:rsid w:val="002D68DD"/>
    <w:rsid w:val="002E2BF9"/>
    <w:rsid w:val="002E37AA"/>
    <w:rsid w:val="002E5A02"/>
    <w:rsid w:val="002F12E2"/>
    <w:rsid w:val="002F291C"/>
    <w:rsid w:val="002F2EA8"/>
    <w:rsid w:val="002F3DDD"/>
    <w:rsid w:val="0030012A"/>
    <w:rsid w:val="00300988"/>
    <w:rsid w:val="00303B29"/>
    <w:rsid w:val="00303D6D"/>
    <w:rsid w:val="0030519C"/>
    <w:rsid w:val="00306448"/>
    <w:rsid w:val="00306F4F"/>
    <w:rsid w:val="00312354"/>
    <w:rsid w:val="00312C77"/>
    <w:rsid w:val="00313611"/>
    <w:rsid w:val="00316762"/>
    <w:rsid w:val="003220D8"/>
    <w:rsid w:val="0032224C"/>
    <w:rsid w:val="00322AF0"/>
    <w:rsid w:val="00326092"/>
    <w:rsid w:val="003272EC"/>
    <w:rsid w:val="00330396"/>
    <w:rsid w:val="0033075F"/>
    <w:rsid w:val="00330BB3"/>
    <w:rsid w:val="00330D40"/>
    <w:rsid w:val="003337F7"/>
    <w:rsid w:val="0033482A"/>
    <w:rsid w:val="003356D4"/>
    <w:rsid w:val="00336D32"/>
    <w:rsid w:val="0033755E"/>
    <w:rsid w:val="003431E5"/>
    <w:rsid w:val="00343D2D"/>
    <w:rsid w:val="00344679"/>
    <w:rsid w:val="00346088"/>
    <w:rsid w:val="00350E54"/>
    <w:rsid w:val="003510F2"/>
    <w:rsid w:val="0035115A"/>
    <w:rsid w:val="003602A8"/>
    <w:rsid w:val="003623F9"/>
    <w:rsid w:val="00364EE9"/>
    <w:rsid w:val="003655D1"/>
    <w:rsid w:val="003656B4"/>
    <w:rsid w:val="0036598E"/>
    <w:rsid w:val="00365DB0"/>
    <w:rsid w:val="0036603A"/>
    <w:rsid w:val="00367DE8"/>
    <w:rsid w:val="00367EED"/>
    <w:rsid w:val="003703BE"/>
    <w:rsid w:val="003726B3"/>
    <w:rsid w:val="00373847"/>
    <w:rsid w:val="0037470D"/>
    <w:rsid w:val="003753D2"/>
    <w:rsid w:val="00375FC1"/>
    <w:rsid w:val="00382527"/>
    <w:rsid w:val="003828CD"/>
    <w:rsid w:val="00382CCB"/>
    <w:rsid w:val="00384140"/>
    <w:rsid w:val="0038470C"/>
    <w:rsid w:val="00385BE4"/>
    <w:rsid w:val="00386E41"/>
    <w:rsid w:val="00387F63"/>
    <w:rsid w:val="00390058"/>
    <w:rsid w:val="00392289"/>
    <w:rsid w:val="00393D48"/>
    <w:rsid w:val="00393FD1"/>
    <w:rsid w:val="0039443D"/>
    <w:rsid w:val="00395B08"/>
    <w:rsid w:val="003A03FF"/>
    <w:rsid w:val="003A1BF0"/>
    <w:rsid w:val="003A20BA"/>
    <w:rsid w:val="003A29F5"/>
    <w:rsid w:val="003A3CD3"/>
    <w:rsid w:val="003B039D"/>
    <w:rsid w:val="003B1B23"/>
    <w:rsid w:val="003B2898"/>
    <w:rsid w:val="003B32B2"/>
    <w:rsid w:val="003B3A46"/>
    <w:rsid w:val="003B4495"/>
    <w:rsid w:val="003B45C7"/>
    <w:rsid w:val="003C07F7"/>
    <w:rsid w:val="003C0C69"/>
    <w:rsid w:val="003C0F8E"/>
    <w:rsid w:val="003C267E"/>
    <w:rsid w:val="003C38B3"/>
    <w:rsid w:val="003C4361"/>
    <w:rsid w:val="003D1B1F"/>
    <w:rsid w:val="003E04C6"/>
    <w:rsid w:val="003E084E"/>
    <w:rsid w:val="003E0FA1"/>
    <w:rsid w:val="003E2D4B"/>
    <w:rsid w:val="003E33A0"/>
    <w:rsid w:val="003E380D"/>
    <w:rsid w:val="003E53AE"/>
    <w:rsid w:val="003E64CB"/>
    <w:rsid w:val="003E7C7B"/>
    <w:rsid w:val="003F0C94"/>
    <w:rsid w:val="003F2443"/>
    <w:rsid w:val="003F4583"/>
    <w:rsid w:val="003F5717"/>
    <w:rsid w:val="003F6A1E"/>
    <w:rsid w:val="003F7B0C"/>
    <w:rsid w:val="004013FF"/>
    <w:rsid w:val="0040163D"/>
    <w:rsid w:val="004051B7"/>
    <w:rsid w:val="00406B25"/>
    <w:rsid w:val="00410116"/>
    <w:rsid w:val="004136CA"/>
    <w:rsid w:val="00417749"/>
    <w:rsid w:val="00417BC4"/>
    <w:rsid w:val="00417C5E"/>
    <w:rsid w:val="0042053C"/>
    <w:rsid w:val="00420916"/>
    <w:rsid w:val="004209E5"/>
    <w:rsid w:val="0042234D"/>
    <w:rsid w:val="00423046"/>
    <w:rsid w:val="00423353"/>
    <w:rsid w:val="00427415"/>
    <w:rsid w:val="004319F3"/>
    <w:rsid w:val="00432EE4"/>
    <w:rsid w:val="004332DD"/>
    <w:rsid w:val="00433DD6"/>
    <w:rsid w:val="004366AE"/>
    <w:rsid w:val="004407C9"/>
    <w:rsid w:val="00443052"/>
    <w:rsid w:val="00443FA3"/>
    <w:rsid w:val="00444507"/>
    <w:rsid w:val="004449B4"/>
    <w:rsid w:val="00447756"/>
    <w:rsid w:val="004501EC"/>
    <w:rsid w:val="00451212"/>
    <w:rsid w:val="00451C64"/>
    <w:rsid w:val="00452809"/>
    <w:rsid w:val="00454449"/>
    <w:rsid w:val="00455D67"/>
    <w:rsid w:val="00456298"/>
    <w:rsid w:val="004573B2"/>
    <w:rsid w:val="004606CF"/>
    <w:rsid w:val="00461050"/>
    <w:rsid w:val="004706E8"/>
    <w:rsid w:val="00473E2A"/>
    <w:rsid w:val="00473ECB"/>
    <w:rsid w:val="0048093E"/>
    <w:rsid w:val="00480BE3"/>
    <w:rsid w:val="00480E5D"/>
    <w:rsid w:val="00481224"/>
    <w:rsid w:val="00481B32"/>
    <w:rsid w:val="00484986"/>
    <w:rsid w:val="0048761A"/>
    <w:rsid w:val="00491569"/>
    <w:rsid w:val="00491AF1"/>
    <w:rsid w:val="00493B91"/>
    <w:rsid w:val="0049518B"/>
    <w:rsid w:val="00496ECF"/>
    <w:rsid w:val="00497658"/>
    <w:rsid w:val="004A0035"/>
    <w:rsid w:val="004A1CD7"/>
    <w:rsid w:val="004A42EB"/>
    <w:rsid w:val="004A43B8"/>
    <w:rsid w:val="004A469C"/>
    <w:rsid w:val="004B0DE4"/>
    <w:rsid w:val="004B36B6"/>
    <w:rsid w:val="004B4AD1"/>
    <w:rsid w:val="004B5A65"/>
    <w:rsid w:val="004B5A9D"/>
    <w:rsid w:val="004B7092"/>
    <w:rsid w:val="004C01F8"/>
    <w:rsid w:val="004C1C2A"/>
    <w:rsid w:val="004C21C3"/>
    <w:rsid w:val="004C26A8"/>
    <w:rsid w:val="004D03E8"/>
    <w:rsid w:val="004D274C"/>
    <w:rsid w:val="004D6D7D"/>
    <w:rsid w:val="004D739E"/>
    <w:rsid w:val="004E04D4"/>
    <w:rsid w:val="004E1732"/>
    <w:rsid w:val="004E3387"/>
    <w:rsid w:val="004E4FFC"/>
    <w:rsid w:val="004E7504"/>
    <w:rsid w:val="004F04E2"/>
    <w:rsid w:val="004F3D09"/>
    <w:rsid w:val="004F3EB9"/>
    <w:rsid w:val="004F5079"/>
    <w:rsid w:val="00504244"/>
    <w:rsid w:val="00504961"/>
    <w:rsid w:val="00506E19"/>
    <w:rsid w:val="0051021C"/>
    <w:rsid w:val="005202D0"/>
    <w:rsid w:val="0052205F"/>
    <w:rsid w:val="00522894"/>
    <w:rsid w:val="00530AD4"/>
    <w:rsid w:val="00531972"/>
    <w:rsid w:val="00531BAF"/>
    <w:rsid w:val="005331DF"/>
    <w:rsid w:val="00533417"/>
    <w:rsid w:val="00536962"/>
    <w:rsid w:val="00537C85"/>
    <w:rsid w:val="005420DB"/>
    <w:rsid w:val="00542FAE"/>
    <w:rsid w:val="00545809"/>
    <w:rsid w:val="005460FE"/>
    <w:rsid w:val="00555596"/>
    <w:rsid w:val="005567E4"/>
    <w:rsid w:val="00560774"/>
    <w:rsid w:val="005621F7"/>
    <w:rsid w:val="0056245B"/>
    <w:rsid w:val="005634A3"/>
    <w:rsid w:val="00566AF2"/>
    <w:rsid w:val="00566BDF"/>
    <w:rsid w:val="0057083E"/>
    <w:rsid w:val="00574020"/>
    <w:rsid w:val="00583F46"/>
    <w:rsid w:val="0058515F"/>
    <w:rsid w:val="00586AF0"/>
    <w:rsid w:val="00591539"/>
    <w:rsid w:val="00591752"/>
    <w:rsid w:val="0059306A"/>
    <w:rsid w:val="00593FBF"/>
    <w:rsid w:val="005A0248"/>
    <w:rsid w:val="005A0524"/>
    <w:rsid w:val="005A1238"/>
    <w:rsid w:val="005A1A28"/>
    <w:rsid w:val="005A1A74"/>
    <w:rsid w:val="005A37A6"/>
    <w:rsid w:val="005A3CDB"/>
    <w:rsid w:val="005A4740"/>
    <w:rsid w:val="005A5E48"/>
    <w:rsid w:val="005B1CCE"/>
    <w:rsid w:val="005B22E4"/>
    <w:rsid w:val="005B4A1F"/>
    <w:rsid w:val="005B6817"/>
    <w:rsid w:val="005C15C3"/>
    <w:rsid w:val="005C1BD5"/>
    <w:rsid w:val="005C48B1"/>
    <w:rsid w:val="005C5164"/>
    <w:rsid w:val="005C5481"/>
    <w:rsid w:val="005C5571"/>
    <w:rsid w:val="005C637F"/>
    <w:rsid w:val="005C7E57"/>
    <w:rsid w:val="005D0E87"/>
    <w:rsid w:val="005D153D"/>
    <w:rsid w:val="005D21E0"/>
    <w:rsid w:val="005D4D0B"/>
    <w:rsid w:val="005D7EBD"/>
    <w:rsid w:val="005E1CBD"/>
    <w:rsid w:val="005F1A64"/>
    <w:rsid w:val="005F1BB2"/>
    <w:rsid w:val="005F206C"/>
    <w:rsid w:val="005F2689"/>
    <w:rsid w:val="005F288E"/>
    <w:rsid w:val="005F2BD9"/>
    <w:rsid w:val="005F2E40"/>
    <w:rsid w:val="005F3783"/>
    <w:rsid w:val="005F6A13"/>
    <w:rsid w:val="00602954"/>
    <w:rsid w:val="00605F18"/>
    <w:rsid w:val="00611DDF"/>
    <w:rsid w:val="006124F6"/>
    <w:rsid w:val="00612946"/>
    <w:rsid w:val="006133EB"/>
    <w:rsid w:val="006148DB"/>
    <w:rsid w:val="006162FA"/>
    <w:rsid w:val="006167C9"/>
    <w:rsid w:val="006169EA"/>
    <w:rsid w:val="00617512"/>
    <w:rsid w:val="00617A8A"/>
    <w:rsid w:val="006254B6"/>
    <w:rsid w:val="00627814"/>
    <w:rsid w:val="00630404"/>
    <w:rsid w:val="006314C9"/>
    <w:rsid w:val="00631B72"/>
    <w:rsid w:val="0063358D"/>
    <w:rsid w:val="00634426"/>
    <w:rsid w:val="006346CF"/>
    <w:rsid w:val="00636DC0"/>
    <w:rsid w:val="00640AD3"/>
    <w:rsid w:val="00642B64"/>
    <w:rsid w:val="00643121"/>
    <w:rsid w:val="0064580D"/>
    <w:rsid w:val="00646086"/>
    <w:rsid w:val="00654592"/>
    <w:rsid w:val="0065528D"/>
    <w:rsid w:val="00656077"/>
    <w:rsid w:val="00656DE2"/>
    <w:rsid w:val="00657514"/>
    <w:rsid w:val="006579C7"/>
    <w:rsid w:val="00660193"/>
    <w:rsid w:val="00666200"/>
    <w:rsid w:val="00667232"/>
    <w:rsid w:val="0066785E"/>
    <w:rsid w:val="006735A2"/>
    <w:rsid w:val="00675B14"/>
    <w:rsid w:val="00680B42"/>
    <w:rsid w:val="0068239C"/>
    <w:rsid w:val="0068282D"/>
    <w:rsid w:val="00684CDC"/>
    <w:rsid w:val="00697D62"/>
    <w:rsid w:val="006A3350"/>
    <w:rsid w:val="006A464A"/>
    <w:rsid w:val="006A5BCC"/>
    <w:rsid w:val="006A7C97"/>
    <w:rsid w:val="006B23EF"/>
    <w:rsid w:val="006B30D0"/>
    <w:rsid w:val="006B39B0"/>
    <w:rsid w:val="006B5441"/>
    <w:rsid w:val="006B5580"/>
    <w:rsid w:val="006B6B38"/>
    <w:rsid w:val="006C0FD4"/>
    <w:rsid w:val="006C2521"/>
    <w:rsid w:val="006C3832"/>
    <w:rsid w:val="006C4AE9"/>
    <w:rsid w:val="006C4AFC"/>
    <w:rsid w:val="006C5602"/>
    <w:rsid w:val="006C6B42"/>
    <w:rsid w:val="006D5D7C"/>
    <w:rsid w:val="006E022D"/>
    <w:rsid w:val="006E0510"/>
    <w:rsid w:val="006E47E0"/>
    <w:rsid w:val="006E6843"/>
    <w:rsid w:val="006E7C5D"/>
    <w:rsid w:val="006F0751"/>
    <w:rsid w:val="006F5268"/>
    <w:rsid w:val="006F64A4"/>
    <w:rsid w:val="006F7287"/>
    <w:rsid w:val="006F7381"/>
    <w:rsid w:val="00700C4A"/>
    <w:rsid w:val="0070398B"/>
    <w:rsid w:val="00704471"/>
    <w:rsid w:val="00710F1C"/>
    <w:rsid w:val="007123C7"/>
    <w:rsid w:val="007131B5"/>
    <w:rsid w:val="0071351F"/>
    <w:rsid w:val="00714CFE"/>
    <w:rsid w:val="00716A6E"/>
    <w:rsid w:val="00720831"/>
    <w:rsid w:val="00721AD8"/>
    <w:rsid w:val="00721FF4"/>
    <w:rsid w:val="00723F81"/>
    <w:rsid w:val="007253A1"/>
    <w:rsid w:val="007320A4"/>
    <w:rsid w:val="00733DCA"/>
    <w:rsid w:val="0073424A"/>
    <w:rsid w:val="00734E6A"/>
    <w:rsid w:val="00735547"/>
    <w:rsid w:val="007366E1"/>
    <w:rsid w:val="00736C06"/>
    <w:rsid w:val="00736C65"/>
    <w:rsid w:val="00737881"/>
    <w:rsid w:val="00740EB5"/>
    <w:rsid w:val="007420AF"/>
    <w:rsid w:val="007434AA"/>
    <w:rsid w:val="0074435E"/>
    <w:rsid w:val="007460E8"/>
    <w:rsid w:val="007504B7"/>
    <w:rsid w:val="00750A2F"/>
    <w:rsid w:val="00756A8F"/>
    <w:rsid w:val="00760A5E"/>
    <w:rsid w:val="00763132"/>
    <w:rsid w:val="007664DB"/>
    <w:rsid w:val="00771EA4"/>
    <w:rsid w:val="00774075"/>
    <w:rsid w:val="0077469F"/>
    <w:rsid w:val="0077522B"/>
    <w:rsid w:val="007755D6"/>
    <w:rsid w:val="00775DC5"/>
    <w:rsid w:val="00777647"/>
    <w:rsid w:val="00780ED5"/>
    <w:rsid w:val="00781DE7"/>
    <w:rsid w:val="0078506B"/>
    <w:rsid w:val="007917FD"/>
    <w:rsid w:val="00795B2E"/>
    <w:rsid w:val="00796DEC"/>
    <w:rsid w:val="007A0B12"/>
    <w:rsid w:val="007A187B"/>
    <w:rsid w:val="007A187F"/>
    <w:rsid w:val="007A4940"/>
    <w:rsid w:val="007A5A9F"/>
    <w:rsid w:val="007A7945"/>
    <w:rsid w:val="007A7F16"/>
    <w:rsid w:val="007B162C"/>
    <w:rsid w:val="007B1AB7"/>
    <w:rsid w:val="007B77F8"/>
    <w:rsid w:val="007C0508"/>
    <w:rsid w:val="007C4C97"/>
    <w:rsid w:val="007C6D95"/>
    <w:rsid w:val="007D1418"/>
    <w:rsid w:val="007D1E9B"/>
    <w:rsid w:val="007D209F"/>
    <w:rsid w:val="007D24FB"/>
    <w:rsid w:val="007D3611"/>
    <w:rsid w:val="007D5384"/>
    <w:rsid w:val="007D5BCA"/>
    <w:rsid w:val="007D6E19"/>
    <w:rsid w:val="007D7357"/>
    <w:rsid w:val="007E2294"/>
    <w:rsid w:val="007E39E3"/>
    <w:rsid w:val="007E4B6F"/>
    <w:rsid w:val="007F2474"/>
    <w:rsid w:val="007F2820"/>
    <w:rsid w:val="007F694B"/>
    <w:rsid w:val="007F6B60"/>
    <w:rsid w:val="007F7345"/>
    <w:rsid w:val="0080166A"/>
    <w:rsid w:val="00804217"/>
    <w:rsid w:val="00804F3D"/>
    <w:rsid w:val="00804FD7"/>
    <w:rsid w:val="00811862"/>
    <w:rsid w:val="00815CDD"/>
    <w:rsid w:val="008160C7"/>
    <w:rsid w:val="008172FC"/>
    <w:rsid w:val="00820639"/>
    <w:rsid w:val="0082171C"/>
    <w:rsid w:val="00823A86"/>
    <w:rsid w:val="00824159"/>
    <w:rsid w:val="008258DC"/>
    <w:rsid w:val="00825C6D"/>
    <w:rsid w:val="008262C4"/>
    <w:rsid w:val="0082770B"/>
    <w:rsid w:val="00827F2F"/>
    <w:rsid w:val="008307F4"/>
    <w:rsid w:val="008315F0"/>
    <w:rsid w:val="008354E2"/>
    <w:rsid w:val="00836898"/>
    <w:rsid w:val="00836BF4"/>
    <w:rsid w:val="00836D98"/>
    <w:rsid w:val="00837085"/>
    <w:rsid w:val="00837E03"/>
    <w:rsid w:val="00837F3C"/>
    <w:rsid w:val="00841E8F"/>
    <w:rsid w:val="00842B3B"/>
    <w:rsid w:val="00843206"/>
    <w:rsid w:val="00843315"/>
    <w:rsid w:val="00845D61"/>
    <w:rsid w:val="00845DD4"/>
    <w:rsid w:val="00846C0E"/>
    <w:rsid w:val="00855C16"/>
    <w:rsid w:val="0085667C"/>
    <w:rsid w:val="00861AA3"/>
    <w:rsid w:val="0086378F"/>
    <w:rsid w:val="008639E9"/>
    <w:rsid w:val="00865D77"/>
    <w:rsid w:val="00865E74"/>
    <w:rsid w:val="008732D7"/>
    <w:rsid w:val="0087525C"/>
    <w:rsid w:val="0087575B"/>
    <w:rsid w:val="0087753B"/>
    <w:rsid w:val="00877796"/>
    <w:rsid w:val="00877F36"/>
    <w:rsid w:val="00887E95"/>
    <w:rsid w:val="00891688"/>
    <w:rsid w:val="00891931"/>
    <w:rsid w:val="00894236"/>
    <w:rsid w:val="0089439C"/>
    <w:rsid w:val="008948E5"/>
    <w:rsid w:val="0089578A"/>
    <w:rsid w:val="00895DB7"/>
    <w:rsid w:val="008A068D"/>
    <w:rsid w:val="008A1935"/>
    <w:rsid w:val="008A3DDE"/>
    <w:rsid w:val="008A3FBC"/>
    <w:rsid w:val="008A501E"/>
    <w:rsid w:val="008A56CF"/>
    <w:rsid w:val="008A6C60"/>
    <w:rsid w:val="008A7B35"/>
    <w:rsid w:val="008B1366"/>
    <w:rsid w:val="008B51F0"/>
    <w:rsid w:val="008B6881"/>
    <w:rsid w:val="008C1C27"/>
    <w:rsid w:val="008C2A46"/>
    <w:rsid w:val="008C6ACC"/>
    <w:rsid w:val="008D2F51"/>
    <w:rsid w:val="008D458B"/>
    <w:rsid w:val="008D6832"/>
    <w:rsid w:val="008D696E"/>
    <w:rsid w:val="008E1E7C"/>
    <w:rsid w:val="008E259A"/>
    <w:rsid w:val="008E2F9D"/>
    <w:rsid w:val="008E53E5"/>
    <w:rsid w:val="008E6085"/>
    <w:rsid w:val="008F235E"/>
    <w:rsid w:val="008F35A9"/>
    <w:rsid w:val="008F4DA1"/>
    <w:rsid w:val="008F5A80"/>
    <w:rsid w:val="008F5F87"/>
    <w:rsid w:val="008F783E"/>
    <w:rsid w:val="00904B9E"/>
    <w:rsid w:val="009059C2"/>
    <w:rsid w:val="00906D29"/>
    <w:rsid w:val="00910442"/>
    <w:rsid w:val="00910451"/>
    <w:rsid w:val="00916ACB"/>
    <w:rsid w:val="009221DC"/>
    <w:rsid w:val="0092248C"/>
    <w:rsid w:val="00923D12"/>
    <w:rsid w:val="0092488A"/>
    <w:rsid w:val="00924D19"/>
    <w:rsid w:val="009250F1"/>
    <w:rsid w:val="009263AB"/>
    <w:rsid w:val="00926AA8"/>
    <w:rsid w:val="00927F96"/>
    <w:rsid w:val="00930071"/>
    <w:rsid w:val="00931746"/>
    <w:rsid w:val="00931AAE"/>
    <w:rsid w:val="00932C84"/>
    <w:rsid w:val="00932EDE"/>
    <w:rsid w:val="00933798"/>
    <w:rsid w:val="00933DB1"/>
    <w:rsid w:val="00934FAE"/>
    <w:rsid w:val="0093625A"/>
    <w:rsid w:val="0093772B"/>
    <w:rsid w:val="00940385"/>
    <w:rsid w:val="00942E0F"/>
    <w:rsid w:val="00943648"/>
    <w:rsid w:val="009456DA"/>
    <w:rsid w:val="00950308"/>
    <w:rsid w:val="0095110C"/>
    <w:rsid w:val="009533C2"/>
    <w:rsid w:val="00954334"/>
    <w:rsid w:val="00957EA0"/>
    <w:rsid w:val="00962B79"/>
    <w:rsid w:val="00963853"/>
    <w:rsid w:val="00964EE6"/>
    <w:rsid w:val="009666CF"/>
    <w:rsid w:val="00966F81"/>
    <w:rsid w:val="009706A2"/>
    <w:rsid w:val="0097373C"/>
    <w:rsid w:val="009764AB"/>
    <w:rsid w:val="0098195D"/>
    <w:rsid w:val="009823AE"/>
    <w:rsid w:val="0098356A"/>
    <w:rsid w:val="009867E5"/>
    <w:rsid w:val="00994543"/>
    <w:rsid w:val="009964CA"/>
    <w:rsid w:val="00996DA5"/>
    <w:rsid w:val="0099710F"/>
    <w:rsid w:val="00997B9F"/>
    <w:rsid w:val="009A0F0B"/>
    <w:rsid w:val="009A214F"/>
    <w:rsid w:val="009A3385"/>
    <w:rsid w:val="009A457B"/>
    <w:rsid w:val="009A5E8E"/>
    <w:rsid w:val="009A6CA5"/>
    <w:rsid w:val="009B0B19"/>
    <w:rsid w:val="009B149F"/>
    <w:rsid w:val="009B26B0"/>
    <w:rsid w:val="009B2B98"/>
    <w:rsid w:val="009B4591"/>
    <w:rsid w:val="009B5013"/>
    <w:rsid w:val="009B6B2A"/>
    <w:rsid w:val="009B718D"/>
    <w:rsid w:val="009C057A"/>
    <w:rsid w:val="009C1214"/>
    <w:rsid w:val="009C1681"/>
    <w:rsid w:val="009C3FC0"/>
    <w:rsid w:val="009D07A4"/>
    <w:rsid w:val="009D0CBE"/>
    <w:rsid w:val="009D2144"/>
    <w:rsid w:val="009D21BE"/>
    <w:rsid w:val="009D23F7"/>
    <w:rsid w:val="009D3E13"/>
    <w:rsid w:val="009D48FE"/>
    <w:rsid w:val="009D5FDA"/>
    <w:rsid w:val="009D74F6"/>
    <w:rsid w:val="009E28A6"/>
    <w:rsid w:val="009E45B9"/>
    <w:rsid w:val="009F0127"/>
    <w:rsid w:val="009F1505"/>
    <w:rsid w:val="009F15F5"/>
    <w:rsid w:val="009F3938"/>
    <w:rsid w:val="009F46C5"/>
    <w:rsid w:val="009F6319"/>
    <w:rsid w:val="00A01A7D"/>
    <w:rsid w:val="00A03648"/>
    <w:rsid w:val="00A03A74"/>
    <w:rsid w:val="00A049C8"/>
    <w:rsid w:val="00A07A59"/>
    <w:rsid w:val="00A1112E"/>
    <w:rsid w:val="00A12BB2"/>
    <w:rsid w:val="00A14785"/>
    <w:rsid w:val="00A17922"/>
    <w:rsid w:val="00A20101"/>
    <w:rsid w:val="00A21451"/>
    <w:rsid w:val="00A21A95"/>
    <w:rsid w:val="00A21D94"/>
    <w:rsid w:val="00A23283"/>
    <w:rsid w:val="00A23A22"/>
    <w:rsid w:val="00A275AE"/>
    <w:rsid w:val="00A302BC"/>
    <w:rsid w:val="00A33BCD"/>
    <w:rsid w:val="00A33CA5"/>
    <w:rsid w:val="00A35A56"/>
    <w:rsid w:val="00A35F8E"/>
    <w:rsid w:val="00A40275"/>
    <w:rsid w:val="00A424C5"/>
    <w:rsid w:val="00A43145"/>
    <w:rsid w:val="00A443B0"/>
    <w:rsid w:val="00A461AD"/>
    <w:rsid w:val="00A50424"/>
    <w:rsid w:val="00A52164"/>
    <w:rsid w:val="00A55031"/>
    <w:rsid w:val="00A56A56"/>
    <w:rsid w:val="00A572C5"/>
    <w:rsid w:val="00A608FC"/>
    <w:rsid w:val="00A6674D"/>
    <w:rsid w:val="00A671A8"/>
    <w:rsid w:val="00A70EDF"/>
    <w:rsid w:val="00A746DA"/>
    <w:rsid w:val="00A7642C"/>
    <w:rsid w:val="00A7643B"/>
    <w:rsid w:val="00A80655"/>
    <w:rsid w:val="00A81FC2"/>
    <w:rsid w:val="00A82AE2"/>
    <w:rsid w:val="00A85BF8"/>
    <w:rsid w:val="00A86B8F"/>
    <w:rsid w:val="00A90ED9"/>
    <w:rsid w:val="00A91DAE"/>
    <w:rsid w:val="00A92002"/>
    <w:rsid w:val="00A93174"/>
    <w:rsid w:val="00AA2603"/>
    <w:rsid w:val="00AA6836"/>
    <w:rsid w:val="00AA6BAD"/>
    <w:rsid w:val="00AA6BE7"/>
    <w:rsid w:val="00AB3DBC"/>
    <w:rsid w:val="00AB61FD"/>
    <w:rsid w:val="00AB64FF"/>
    <w:rsid w:val="00AB67B3"/>
    <w:rsid w:val="00AB7FAA"/>
    <w:rsid w:val="00AC0CC4"/>
    <w:rsid w:val="00AC1441"/>
    <w:rsid w:val="00AC1A5F"/>
    <w:rsid w:val="00AC2B84"/>
    <w:rsid w:val="00AC3621"/>
    <w:rsid w:val="00AC4B7A"/>
    <w:rsid w:val="00AC656E"/>
    <w:rsid w:val="00AD18F9"/>
    <w:rsid w:val="00AD21BB"/>
    <w:rsid w:val="00AD3C68"/>
    <w:rsid w:val="00AD5F2C"/>
    <w:rsid w:val="00AD688C"/>
    <w:rsid w:val="00AD7601"/>
    <w:rsid w:val="00AD7F17"/>
    <w:rsid w:val="00AE1663"/>
    <w:rsid w:val="00AE2E85"/>
    <w:rsid w:val="00AE4370"/>
    <w:rsid w:val="00AE4C3C"/>
    <w:rsid w:val="00AE7E33"/>
    <w:rsid w:val="00AF1D1E"/>
    <w:rsid w:val="00AF3382"/>
    <w:rsid w:val="00AF41D0"/>
    <w:rsid w:val="00AF44CA"/>
    <w:rsid w:val="00AF51C9"/>
    <w:rsid w:val="00B02E89"/>
    <w:rsid w:val="00B10D13"/>
    <w:rsid w:val="00B119B1"/>
    <w:rsid w:val="00B120D4"/>
    <w:rsid w:val="00B12ED2"/>
    <w:rsid w:val="00B16830"/>
    <w:rsid w:val="00B170E0"/>
    <w:rsid w:val="00B173C7"/>
    <w:rsid w:val="00B1741A"/>
    <w:rsid w:val="00B21A28"/>
    <w:rsid w:val="00B24F5F"/>
    <w:rsid w:val="00B2760C"/>
    <w:rsid w:val="00B27F05"/>
    <w:rsid w:val="00B332FD"/>
    <w:rsid w:val="00B344EA"/>
    <w:rsid w:val="00B35C3B"/>
    <w:rsid w:val="00B36444"/>
    <w:rsid w:val="00B403E9"/>
    <w:rsid w:val="00B405FF"/>
    <w:rsid w:val="00B40B4D"/>
    <w:rsid w:val="00B41E9C"/>
    <w:rsid w:val="00B4375A"/>
    <w:rsid w:val="00B43AF4"/>
    <w:rsid w:val="00B43F66"/>
    <w:rsid w:val="00B442AB"/>
    <w:rsid w:val="00B475E6"/>
    <w:rsid w:val="00B50F4C"/>
    <w:rsid w:val="00B53171"/>
    <w:rsid w:val="00B542F9"/>
    <w:rsid w:val="00B56DA7"/>
    <w:rsid w:val="00B624CC"/>
    <w:rsid w:val="00B636C6"/>
    <w:rsid w:val="00B675BD"/>
    <w:rsid w:val="00B702EC"/>
    <w:rsid w:val="00B706AB"/>
    <w:rsid w:val="00B728F6"/>
    <w:rsid w:val="00B7291D"/>
    <w:rsid w:val="00B72D7E"/>
    <w:rsid w:val="00B72EB7"/>
    <w:rsid w:val="00B731AC"/>
    <w:rsid w:val="00B7505A"/>
    <w:rsid w:val="00B765D4"/>
    <w:rsid w:val="00B76F6C"/>
    <w:rsid w:val="00B77274"/>
    <w:rsid w:val="00B81864"/>
    <w:rsid w:val="00B8237C"/>
    <w:rsid w:val="00B82994"/>
    <w:rsid w:val="00B82B92"/>
    <w:rsid w:val="00B835F0"/>
    <w:rsid w:val="00B875A5"/>
    <w:rsid w:val="00B91933"/>
    <w:rsid w:val="00B920EA"/>
    <w:rsid w:val="00B9402E"/>
    <w:rsid w:val="00B9641B"/>
    <w:rsid w:val="00B965A4"/>
    <w:rsid w:val="00B97A13"/>
    <w:rsid w:val="00BA2173"/>
    <w:rsid w:val="00BA530D"/>
    <w:rsid w:val="00BB022B"/>
    <w:rsid w:val="00BB0A20"/>
    <w:rsid w:val="00BB263E"/>
    <w:rsid w:val="00BB265F"/>
    <w:rsid w:val="00BB2F80"/>
    <w:rsid w:val="00BC0362"/>
    <w:rsid w:val="00BC1186"/>
    <w:rsid w:val="00BC2613"/>
    <w:rsid w:val="00BC3260"/>
    <w:rsid w:val="00BC5BA6"/>
    <w:rsid w:val="00BC6F3A"/>
    <w:rsid w:val="00BC7C4B"/>
    <w:rsid w:val="00BD0846"/>
    <w:rsid w:val="00BD1B3A"/>
    <w:rsid w:val="00BD34EE"/>
    <w:rsid w:val="00BD3AE7"/>
    <w:rsid w:val="00BD4E35"/>
    <w:rsid w:val="00BD64C1"/>
    <w:rsid w:val="00BD6E00"/>
    <w:rsid w:val="00BE0A2D"/>
    <w:rsid w:val="00BE3166"/>
    <w:rsid w:val="00BE3512"/>
    <w:rsid w:val="00BE4B95"/>
    <w:rsid w:val="00BF03EB"/>
    <w:rsid w:val="00BF1ABB"/>
    <w:rsid w:val="00BF2B4A"/>
    <w:rsid w:val="00BF3859"/>
    <w:rsid w:val="00BF3B82"/>
    <w:rsid w:val="00BF5EC1"/>
    <w:rsid w:val="00BF6AA0"/>
    <w:rsid w:val="00C00380"/>
    <w:rsid w:val="00C0074E"/>
    <w:rsid w:val="00C06FA5"/>
    <w:rsid w:val="00C07982"/>
    <w:rsid w:val="00C131F8"/>
    <w:rsid w:val="00C152BD"/>
    <w:rsid w:val="00C157FF"/>
    <w:rsid w:val="00C15B53"/>
    <w:rsid w:val="00C16E31"/>
    <w:rsid w:val="00C229FE"/>
    <w:rsid w:val="00C23BE4"/>
    <w:rsid w:val="00C24763"/>
    <w:rsid w:val="00C26F8E"/>
    <w:rsid w:val="00C33DF3"/>
    <w:rsid w:val="00C36601"/>
    <w:rsid w:val="00C36A79"/>
    <w:rsid w:val="00C4273F"/>
    <w:rsid w:val="00C44399"/>
    <w:rsid w:val="00C51DC9"/>
    <w:rsid w:val="00C55452"/>
    <w:rsid w:val="00C575D8"/>
    <w:rsid w:val="00C6038E"/>
    <w:rsid w:val="00C6184D"/>
    <w:rsid w:val="00C61DE7"/>
    <w:rsid w:val="00C62232"/>
    <w:rsid w:val="00C64425"/>
    <w:rsid w:val="00C6578D"/>
    <w:rsid w:val="00C71BA9"/>
    <w:rsid w:val="00C81DF3"/>
    <w:rsid w:val="00C8219B"/>
    <w:rsid w:val="00C83E2C"/>
    <w:rsid w:val="00C84927"/>
    <w:rsid w:val="00C85E6E"/>
    <w:rsid w:val="00C9080F"/>
    <w:rsid w:val="00C92852"/>
    <w:rsid w:val="00C951B4"/>
    <w:rsid w:val="00C951DE"/>
    <w:rsid w:val="00C956A8"/>
    <w:rsid w:val="00C96A34"/>
    <w:rsid w:val="00CA27CD"/>
    <w:rsid w:val="00CA2A55"/>
    <w:rsid w:val="00CA5955"/>
    <w:rsid w:val="00CA7C29"/>
    <w:rsid w:val="00CB0DD7"/>
    <w:rsid w:val="00CB10D8"/>
    <w:rsid w:val="00CB1D09"/>
    <w:rsid w:val="00CB2163"/>
    <w:rsid w:val="00CB4329"/>
    <w:rsid w:val="00CC3A7B"/>
    <w:rsid w:val="00CC44C6"/>
    <w:rsid w:val="00CC706F"/>
    <w:rsid w:val="00CD024A"/>
    <w:rsid w:val="00CD2861"/>
    <w:rsid w:val="00CD49E2"/>
    <w:rsid w:val="00CD5617"/>
    <w:rsid w:val="00CE1C1D"/>
    <w:rsid w:val="00CE22CD"/>
    <w:rsid w:val="00CE36C6"/>
    <w:rsid w:val="00CE3C7B"/>
    <w:rsid w:val="00CE490D"/>
    <w:rsid w:val="00CE6334"/>
    <w:rsid w:val="00CF120B"/>
    <w:rsid w:val="00CF1DD8"/>
    <w:rsid w:val="00CF330D"/>
    <w:rsid w:val="00CF6001"/>
    <w:rsid w:val="00CF7B08"/>
    <w:rsid w:val="00D0081E"/>
    <w:rsid w:val="00D00B41"/>
    <w:rsid w:val="00D0123D"/>
    <w:rsid w:val="00D01B22"/>
    <w:rsid w:val="00D02029"/>
    <w:rsid w:val="00D02E7A"/>
    <w:rsid w:val="00D0379C"/>
    <w:rsid w:val="00D03D3F"/>
    <w:rsid w:val="00D066BF"/>
    <w:rsid w:val="00D068DE"/>
    <w:rsid w:val="00D06F8C"/>
    <w:rsid w:val="00D0785D"/>
    <w:rsid w:val="00D07E9B"/>
    <w:rsid w:val="00D10423"/>
    <w:rsid w:val="00D10832"/>
    <w:rsid w:val="00D1141A"/>
    <w:rsid w:val="00D134EB"/>
    <w:rsid w:val="00D14AEC"/>
    <w:rsid w:val="00D15348"/>
    <w:rsid w:val="00D17E15"/>
    <w:rsid w:val="00D17F14"/>
    <w:rsid w:val="00D20D55"/>
    <w:rsid w:val="00D20F3D"/>
    <w:rsid w:val="00D24733"/>
    <w:rsid w:val="00D27165"/>
    <w:rsid w:val="00D27A87"/>
    <w:rsid w:val="00D34525"/>
    <w:rsid w:val="00D37970"/>
    <w:rsid w:val="00D37A28"/>
    <w:rsid w:val="00D406E1"/>
    <w:rsid w:val="00D46E78"/>
    <w:rsid w:val="00D474C3"/>
    <w:rsid w:val="00D50BE8"/>
    <w:rsid w:val="00D51A3D"/>
    <w:rsid w:val="00D54DE6"/>
    <w:rsid w:val="00D5680E"/>
    <w:rsid w:val="00D56F63"/>
    <w:rsid w:val="00D60A71"/>
    <w:rsid w:val="00D60F1B"/>
    <w:rsid w:val="00D60F4C"/>
    <w:rsid w:val="00D613F0"/>
    <w:rsid w:val="00D61C12"/>
    <w:rsid w:val="00D631BA"/>
    <w:rsid w:val="00D646E8"/>
    <w:rsid w:val="00D676AB"/>
    <w:rsid w:val="00D7232C"/>
    <w:rsid w:val="00D73247"/>
    <w:rsid w:val="00D74587"/>
    <w:rsid w:val="00D75AB7"/>
    <w:rsid w:val="00D77337"/>
    <w:rsid w:val="00D8059F"/>
    <w:rsid w:val="00D82280"/>
    <w:rsid w:val="00D82D8D"/>
    <w:rsid w:val="00D84A79"/>
    <w:rsid w:val="00D84B7D"/>
    <w:rsid w:val="00D8618B"/>
    <w:rsid w:val="00D869FC"/>
    <w:rsid w:val="00D90283"/>
    <w:rsid w:val="00D9064A"/>
    <w:rsid w:val="00D93D1B"/>
    <w:rsid w:val="00DA0F9C"/>
    <w:rsid w:val="00DA1691"/>
    <w:rsid w:val="00DA1C84"/>
    <w:rsid w:val="00DA2362"/>
    <w:rsid w:val="00DA5DD8"/>
    <w:rsid w:val="00DB3D3D"/>
    <w:rsid w:val="00DB5E60"/>
    <w:rsid w:val="00DB72CF"/>
    <w:rsid w:val="00DC0899"/>
    <w:rsid w:val="00DC19D1"/>
    <w:rsid w:val="00DC1E3D"/>
    <w:rsid w:val="00DC2187"/>
    <w:rsid w:val="00DC226D"/>
    <w:rsid w:val="00DC54FD"/>
    <w:rsid w:val="00DC5D83"/>
    <w:rsid w:val="00DD0076"/>
    <w:rsid w:val="00DD050E"/>
    <w:rsid w:val="00DD2005"/>
    <w:rsid w:val="00DD386B"/>
    <w:rsid w:val="00DD5624"/>
    <w:rsid w:val="00DD6D5A"/>
    <w:rsid w:val="00DE0742"/>
    <w:rsid w:val="00DE359A"/>
    <w:rsid w:val="00DF0BAB"/>
    <w:rsid w:val="00DF20A9"/>
    <w:rsid w:val="00DF2FE0"/>
    <w:rsid w:val="00DF6445"/>
    <w:rsid w:val="00DF707E"/>
    <w:rsid w:val="00E008E8"/>
    <w:rsid w:val="00E01403"/>
    <w:rsid w:val="00E03E9C"/>
    <w:rsid w:val="00E04776"/>
    <w:rsid w:val="00E06206"/>
    <w:rsid w:val="00E107D1"/>
    <w:rsid w:val="00E10C97"/>
    <w:rsid w:val="00E11540"/>
    <w:rsid w:val="00E1233E"/>
    <w:rsid w:val="00E179F8"/>
    <w:rsid w:val="00E22381"/>
    <w:rsid w:val="00E238A8"/>
    <w:rsid w:val="00E25318"/>
    <w:rsid w:val="00E2688C"/>
    <w:rsid w:val="00E34D2D"/>
    <w:rsid w:val="00E370AA"/>
    <w:rsid w:val="00E42143"/>
    <w:rsid w:val="00E429BB"/>
    <w:rsid w:val="00E435B1"/>
    <w:rsid w:val="00E4363F"/>
    <w:rsid w:val="00E4388E"/>
    <w:rsid w:val="00E44AD2"/>
    <w:rsid w:val="00E47085"/>
    <w:rsid w:val="00E474F4"/>
    <w:rsid w:val="00E51DE5"/>
    <w:rsid w:val="00E55600"/>
    <w:rsid w:val="00E559C8"/>
    <w:rsid w:val="00E565AF"/>
    <w:rsid w:val="00E56DF2"/>
    <w:rsid w:val="00E575C6"/>
    <w:rsid w:val="00E609C9"/>
    <w:rsid w:val="00E61C7E"/>
    <w:rsid w:val="00E6338D"/>
    <w:rsid w:val="00E63B47"/>
    <w:rsid w:val="00E6754E"/>
    <w:rsid w:val="00E72A6F"/>
    <w:rsid w:val="00E73C58"/>
    <w:rsid w:val="00E74C68"/>
    <w:rsid w:val="00E76245"/>
    <w:rsid w:val="00E76FB9"/>
    <w:rsid w:val="00E778D0"/>
    <w:rsid w:val="00E77D07"/>
    <w:rsid w:val="00E8284B"/>
    <w:rsid w:val="00E85670"/>
    <w:rsid w:val="00E86505"/>
    <w:rsid w:val="00E87D02"/>
    <w:rsid w:val="00E927CC"/>
    <w:rsid w:val="00E92B58"/>
    <w:rsid w:val="00E95EFB"/>
    <w:rsid w:val="00E960D7"/>
    <w:rsid w:val="00EA1CAC"/>
    <w:rsid w:val="00EA1E53"/>
    <w:rsid w:val="00EA267C"/>
    <w:rsid w:val="00EA27D4"/>
    <w:rsid w:val="00EA453D"/>
    <w:rsid w:val="00EA5154"/>
    <w:rsid w:val="00EA5539"/>
    <w:rsid w:val="00EA6BC3"/>
    <w:rsid w:val="00EA7F28"/>
    <w:rsid w:val="00EB213E"/>
    <w:rsid w:val="00EB5634"/>
    <w:rsid w:val="00EB6601"/>
    <w:rsid w:val="00EB7D2E"/>
    <w:rsid w:val="00EC3727"/>
    <w:rsid w:val="00EC50D5"/>
    <w:rsid w:val="00ED14BE"/>
    <w:rsid w:val="00ED3796"/>
    <w:rsid w:val="00ED3AF3"/>
    <w:rsid w:val="00EE0F2D"/>
    <w:rsid w:val="00EE2B63"/>
    <w:rsid w:val="00EE5F46"/>
    <w:rsid w:val="00EF116F"/>
    <w:rsid w:val="00EF1EF9"/>
    <w:rsid w:val="00EF2245"/>
    <w:rsid w:val="00EF2D78"/>
    <w:rsid w:val="00F0031A"/>
    <w:rsid w:val="00F0199F"/>
    <w:rsid w:val="00F01AC5"/>
    <w:rsid w:val="00F0208D"/>
    <w:rsid w:val="00F045A0"/>
    <w:rsid w:val="00F1177B"/>
    <w:rsid w:val="00F117EE"/>
    <w:rsid w:val="00F11D3C"/>
    <w:rsid w:val="00F11DFA"/>
    <w:rsid w:val="00F14A4A"/>
    <w:rsid w:val="00F17BF9"/>
    <w:rsid w:val="00F219DD"/>
    <w:rsid w:val="00F2289E"/>
    <w:rsid w:val="00F23758"/>
    <w:rsid w:val="00F23BF6"/>
    <w:rsid w:val="00F24E90"/>
    <w:rsid w:val="00F303B7"/>
    <w:rsid w:val="00F31179"/>
    <w:rsid w:val="00F3255B"/>
    <w:rsid w:val="00F32778"/>
    <w:rsid w:val="00F35033"/>
    <w:rsid w:val="00F353D9"/>
    <w:rsid w:val="00F3645C"/>
    <w:rsid w:val="00F3696C"/>
    <w:rsid w:val="00F37B84"/>
    <w:rsid w:val="00F42026"/>
    <w:rsid w:val="00F422DD"/>
    <w:rsid w:val="00F42940"/>
    <w:rsid w:val="00F44E92"/>
    <w:rsid w:val="00F4582C"/>
    <w:rsid w:val="00F45A0A"/>
    <w:rsid w:val="00F45B61"/>
    <w:rsid w:val="00F46788"/>
    <w:rsid w:val="00F46F2F"/>
    <w:rsid w:val="00F50EEF"/>
    <w:rsid w:val="00F53163"/>
    <w:rsid w:val="00F538FF"/>
    <w:rsid w:val="00F53CCF"/>
    <w:rsid w:val="00F5497B"/>
    <w:rsid w:val="00F61E9C"/>
    <w:rsid w:val="00F62A3E"/>
    <w:rsid w:val="00F6340E"/>
    <w:rsid w:val="00F63430"/>
    <w:rsid w:val="00F6350B"/>
    <w:rsid w:val="00F64480"/>
    <w:rsid w:val="00F65EE9"/>
    <w:rsid w:val="00F72C73"/>
    <w:rsid w:val="00F75205"/>
    <w:rsid w:val="00F75500"/>
    <w:rsid w:val="00F763BB"/>
    <w:rsid w:val="00F91228"/>
    <w:rsid w:val="00F91302"/>
    <w:rsid w:val="00F9557B"/>
    <w:rsid w:val="00F9744C"/>
    <w:rsid w:val="00FA1016"/>
    <w:rsid w:val="00FA1096"/>
    <w:rsid w:val="00FA3374"/>
    <w:rsid w:val="00FA4F0D"/>
    <w:rsid w:val="00FB2995"/>
    <w:rsid w:val="00FB3BE3"/>
    <w:rsid w:val="00FB4A4D"/>
    <w:rsid w:val="00FB756D"/>
    <w:rsid w:val="00FB75B5"/>
    <w:rsid w:val="00FC3F84"/>
    <w:rsid w:val="00FC7D5F"/>
    <w:rsid w:val="00FD0A62"/>
    <w:rsid w:val="00FD28EF"/>
    <w:rsid w:val="00FD59EC"/>
    <w:rsid w:val="00FE134D"/>
    <w:rsid w:val="00FE15EB"/>
    <w:rsid w:val="00FE2813"/>
    <w:rsid w:val="00FE2A7E"/>
    <w:rsid w:val="00FE3A61"/>
    <w:rsid w:val="00FE3FB3"/>
    <w:rsid w:val="00FE512C"/>
    <w:rsid w:val="00FE7021"/>
    <w:rsid w:val="00FF096D"/>
    <w:rsid w:val="00FF26BF"/>
    <w:rsid w:val="00FF329F"/>
    <w:rsid w:val="00FF5015"/>
    <w:rsid w:val="00FF6E2D"/>
    <w:rsid w:val="00FF77D7"/>
    <w:rsid w:val="00FF7FAD"/>
    <w:rsid w:val="01A14B0F"/>
    <w:rsid w:val="02852F39"/>
    <w:rsid w:val="02A84EE0"/>
    <w:rsid w:val="02A903F0"/>
    <w:rsid w:val="030504B4"/>
    <w:rsid w:val="031C1D67"/>
    <w:rsid w:val="039327FE"/>
    <w:rsid w:val="03E929DE"/>
    <w:rsid w:val="042B65FD"/>
    <w:rsid w:val="04357D14"/>
    <w:rsid w:val="045149BF"/>
    <w:rsid w:val="04871A4F"/>
    <w:rsid w:val="048F0CB6"/>
    <w:rsid w:val="050D5280"/>
    <w:rsid w:val="057DBE0C"/>
    <w:rsid w:val="060E7C12"/>
    <w:rsid w:val="069038F5"/>
    <w:rsid w:val="07551D64"/>
    <w:rsid w:val="07B13BC4"/>
    <w:rsid w:val="080B3D3B"/>
    <w:rsid w:val="080D65BA"/>
    <w:rsid w:val="08F81907"/>
    <w:rsid w:val="091C4537"/>
    <w:rsid w:val="0A7D3E41"/>
    <w:rsid w:val="0ABE668E"/>
    <w:rsid w:val="0B1938F0"/>
    <w:rsid w:val="0B524DA7"/>
    <w:rsid w:val="0B6B5A3F"/>
    <w:rsid w:val="0C1A784C"/>
    <w:rsid w:val="0C9A2FA2"/>
    <w:rsid w:val="0D39764B"/>
    <w:rsid w:val="0D6A1532"/>
    <w:rsid w:val="0E1134CE"/>
    <w:rsid w:val="0EF82527"/>
    <w:rsid w:val="0F106697"/>
    <w:rsid w:val="0F6A29B0"/>
    <w:rsid w:val="1043132B"/>
    <w:rsid w:val="105A143F"/>
    <w:rsid w:val="10790798"/>
    <w:rsid w:val="110869ED"/>
    <w:rsid w:val="11CE7DB9"/>
    <w:rsid w:val="123245DE"/>
    <w:rsid w:val="123E34DC"/>
    <w:rsid w:val="1317452D"/>
    <w:rsid w:val="13554D0C"/>
    <w:rsid w:val="15086CF0"/>
    <w:rsid w:val="16445561"/>
    <w:rsid w:val="16787169"/>
    <w:rsid w:val="168C56D5"/>
    <w:rsid w:val="17324997"/>
    <w:rsid w:val="17444AD9"/>
    <w:rsid w:val="1801623B"/>
    <w:rsid w:val="1A2D3ECD"/>
    <w:rsid w:val="1ACC5223"/>
    <w:rsid w:val="1AE61421"/>
    <w:rsid w:val="1B105331"/>
    <w:rsid w:val="1BDD3150"/>
    <w:rsid w:val="1C4C3924"/>
    <w:rsid w:val="1D6C4B85"/>
    <w:rsid w:val="1D703AA3"/>
    <w:rsid w:val="1D76140D"/>
    <w:rsid w:val="1DAC0798"/>
    <w:rsid w:val="1DDB4DE6"/>
    <w:rsid w:val="1E7622A0"/>
    <w:rsid w:val="1F6B45B3"/>
    <w:rsid w:val="1FFB0989"/>
    <w:rsid w:val="208F2198"/>
    <w:rsid w:val="215C28B4"/>
    <w:rsid w:val="21FC6715"/>
    <w:rsid w:val="221337B3"/>
    <w:rsid w:val="224E5AC9"/>
    <w:rsid w:val="22713CFB"/>
    <w:rsid w:val="23BB22A0"/>
    <w:rsid w:val="23C44E16"/>
    <w:rsid w:val="23F6782C"/>
    <w:rsid w:val="24C0438A"/>
    <w:rsid w:val="252434D2"/>
    <w:rsid w:val="25F5518C"/>
    <w:rsid w:val="261F548A"/>
    <w:rsid w:val="2620096B"/>
    <w:rsid w:val="282169AB"/>
    <w:rsid w:val="28C64F57"/>
    <w:rsid w:val="296453A3"/>
    <w:rsid w:val="29BC0724"/>
    <w:rsid w:val="29F53F5D"/>
    <w:rsid w:val="2A0D0006"/>
    <w:rsid w:val="2ACB247A"/>
    <w:rsid w:val="2B0C07EA"/>
    <w:rsid w:val="2B540A21"/>
    <w:rsid w:val="2B897DB1"/>
    <w:rsid w:val="2BAE1918"/>
    <w:rsid w:val="2BC9317A"/>
    <w:rsid w:val="2BD11310"/>
    <w:rsid w:val="2C064B9A"/>
    <w:rsid w:val="2D273C2E"/>
    <w:rsid w:val="2E680987"/>
    <w:rsid w:val="2ED20FA8"/>
    <w:rsid w:val="2F4E58F6"/>
    <w:rsid w:val="2F5773E7"/>
    <w:rsid w:val="2F6559A5"/>
    <w:rsid w:val="2F713C52"/>
    <w:rsid w:val="2FBF01E8"/>
    <w:rsid w:val="2FFE6FE9"/>
    <w:rsid w:val="2FFE89C9"/>
    <w:rsid w:val="31F031E5"/>
    <w:rsid w:val="32080C78"/>
    <w:rsid w:val="33E5426D"/>
    <w:rsid w:val="33F24F39"/>
    <w:rsid w:val="33F74778"/>
    <w:rsid w:val="33FF4A82"/>
    <w:rsid w:val="34A6624D"/>
    <w:rsid w:val="34E66B35"/>
    <w:rsid w:val="35006513"/>
    <w:rsid w:val="35A979E6"/>
    <w:rsid w:val="361075F2"/>
    <w:rsid w:val="381618ED"/>
    <w:rsid w:val="387453A3"/>
    <w:rsid w:val="389C7E04"/>
    <w:rsid w:val="39335B70"/>
    <w:rsid w:val="3BED0A07"/>
    <w:rsid w:val="3C3027AA"/>
    <w:rsid w:val="3C627760"/>
    <w:rsid w:val="3D5447E3"/>
    <w:rsid w:val="3E0E5AF0"/>
    <w:rsid w:val="3F47619A"/>
    <w:rsid w:val="3F710B09"/>
    <w:rsid w:val="3F9B25A3"/>
    <w:rsid w:val="3FA7B69A"/>
    <w:rsid w:val="3FB9EFBC"/>
    <w:rsid w:val="4175741A"/>
    <w:rsid w:val="4251797B"/>
    <w:rsid w:val="42A43B98"/>
    <w:rsid w:val="42BC4329"/>
    <w:rsid w:val="433B4420"/>
    <w:rsid w:val="43677555"/>
    <w:rsid w:val="442B2862"/>
    <w:rsid w:val="44504E2C"/>
    <w:rsid w:val="44BF079B"/>
    <w:rsid w:val="44C9272E"/>
    <w:rsid w:val="45C85EC2"/>
    <w:rsid w:val="46357244"/>
    <w:rsid w:val="46907D8B"/>
    <w:rsid w:val="474551F6"/>
    <w:rsid w:val="47EB5549"/>
    <w:rsid w:val="480A64F7"/>
    <w:rsid w:val="48621124"/>
    <w:rsid w:val="48DA3398"/>
    <w:rsid w:val="49A11C05"/>
    <w:rsid w:val="49CF50BE"/>
    <w:rsid w:val="4A933E99"/>
    <w:rsid w:val="4B7C6E68"/>
    <w:rsid w:val="4B935FA1"/>
    <w:rsid w:val="4BA16B92"/>
    <w:rsid w:val="4BD25AC6"/>
    <w:rsid w:val="4BEA6138"/>
    <w:rsid w:val="4C9B689A"/>
    <w:rsid w:val="4D1D4059"/>
    <w:rsid w:val="4D931F96"/>
    <w:rsid w:val="4DDB4C6B"/>
    <w:rsid w:val="4E8E241A"/>
    <w:rsid w:val="4EA568AF"/>
    <w:rsid w:val="523961AE"/>
    <w:rsid w:val="52597157"/>
    <w:rsid w:val="53395FEC"/>
    <w:rsid w:val="541B1132"/>
    <w:rsid w:val="545711D1"/>
    <w:rsid w:val="54AE4057"/>
    <w:rsid w:val="55852429"/>
    <w:rsid w:val="561E70B3"/>
    <w:rsid w:val="563D602D"/>
    <w:rsid w:val="5660519D"/>
    <w:rsid w:val="56E23333"/>
    <w:rsid w:val="56E828D5"/>
    <w:rsid w:val="5738160F"/>
    <w:rsid w:val="579058F8"/>
    <w:rsid w:val="57D638D8"/>
    <w:rsid w:val="580A04E7"/>
    <w:rsid w:val="58F73F61"/>
    <w:rsid w:val="591044D1"/>
    <w:rsid w:val="59C451AA"/>
    <w:rsid w:val="5B360034"/>
    <w:rsid w:val="5B947AD2"/>
    <w:rsid w:val="5BD1584C"/>
    <w:rsid w:val="5C2A52DE"/>
    <w:rsid w:val="5C734CA7"/>
    <w:rsid w:val="5CF85656"/>
    <w:rsid w:val="5D982BC0"/>
    <w:rsid w:val="5EBD72D9"/>
    <w:rsid w:val="5F8810A2"/>
    <w:rsid w:val="5FA950E8"/>
    <w:rsid w:val="5FEC7CD3"/>
    <w:rsid w:val="5FEF2C35"/>
    <w:rsid w:val="609B1F33"/>
    <w:rsid w:val="60E73DD8"/>
    <w:rsid w:val="61943883"/>
    <w:rsid w:val="61BE17DA"/>
    <w:rsid w:val="61E926ED"/>
    <w:rsid w:val="627D412F"/>
    <w:rsid w:val="627E1277"/>
    <w:rsid w:val="628F5968"/>
    <w:rsid w:val="634808A8"/>
    <w:rsid w:val="63A01073"/>
    <w:rsid w:val="63C2572A"/>
    <w:rsid w:val="63C3100F"/>
    <w:rsid w:val="63E5705C"/>
    <w:rsid w:val="640523BA"/>
    <w:rsid w:val="64E54558"/>
    <w:rsid w:val="65074FB9"/>
    <w:rsid w:val="653A79C2"/>
    <w:rsid w:val="65AF2E4A"/>
    <w:rsid w:val="65C04279"/>
    <w:rsid w:val="664854F8"/>
    <w:rsid w:val="6672677D"/>
    <w:rsid w:val="66F1122F"/>
    <w:rsid w:val="679A628F"/>
    <w:rsid w:val="68A96888"/>
    <w:rsid w:val="68BC444E"/>
    <w:rsid w:val="69213254"/>
    <w:rsid w:val="6B374EB5"/>
    <w:rsid w:val="6B705241"/>
    <w:rsid w:val="6C6B18D9"/>
    <w:rsid w:val="6C70751C"/>
    <w:rsid w:val="6DBC4995"/>
    <w:rsid w:val="6DDA57A7"/>
    <w:rsid w:val="6E152BFB"/>
    <w:rsid w:val="6ECC5B81"/>
    <w:rsid w:val="708640EF"/>
    <w:rsid w:val="710F4E14"/>
    <w:rsid w:val="717A4F30"/>
    <w:rsid w:val="721C35FF"/>
    <w:rsid w:val="72557FAE"/>
    <w:rsid w:val="73483778"/>
    <w:rsid w:val="73827E48"/>
    <w:rsid w:val="739F2098"/>
    <w:rsid w:val="73CD5365"/>
    <w:rsid w:val="742862F4"/>
    <w:rsid w:val="74FA739E"/>
    <w:rsid w:val="75065FC2"/>
    <w:rsid w:val="752F7A7D"/>
    <w:rsid w:val="75BE791A"/>
    <w:rsid w:val="76AE63AD"/>
    <w:rsid w:val="78EB4667"/>
    <w:rsid w:val="796C9496"/>
    <w:rsid w:val="79D27841"/>
    <w:rsid w:val="7A3B3F7B"/>
    <w:rsid w:val="7AF52F4B"/>
    <w:rsid w:val="7B3743DD"/>
    <w:rsid w:val="7B544D12"/>
    <w:rsid w:val="7BD91CF3"/>
    <w:rsid w:val="7BED7AE5"/>
    <w:rsid w:val="7CEE468D"/>
    <w:rsid w:val="7D9E3E12"/>
    <w:rsid w:val="7E041F5D"/>
    <w:rsid w:val="7E5E2D74"/>
    <w:rsid w:val="7E6E75D5"/>
    <w:rsid w:val="7E7C919B"/>
    <w:rsid w:val="7ED3084E"/>
    <w:rsid w:val="7F5D7FD2"/>
    <w:rsid w:val="7F7F1678"/>
    <w:rsid w:val="7FC874B2"/>
    <w:rsid w:val="7FE587A5"/>
    <w:rsid w:val="7FEFF067"/>
    <w:rsid w:val="8E5EA953"/>
    <w:rsid w:val="97E950B1"/>
    <w:rsid w:val="B6EEC8D3"/>
    <w:rsid w:val="BAFD3DD2"/>
    <w:rsid w:val="BC2ED516"/>
    <w:rsid w:val="BFFBC69A"/>
    <w:rsid w:val="D7F557B6"/>
    <w:rsid w:val="DB5F7973"/>
    <w:rsid w:val="DBECFC67"/>
    <w:rsid w:val="DDFFC0CD"/>
    <w:rsid w:val="E3BB45C1"/>
    <w:rsid w:val="EF7BBB02"/>
    <w:rsid w:val="F97E7B76"/>
    <w:rsid w:val="FE7A1D69"/>
    <w:rsid w:val="FFE73F0B"/>
    <w:rsid w:val="FFF5178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5"/>
    <w:qFormat/>
    <w:uiPriority w:val="9"/>
    <w:pPr>
      <w:keepNext/>
      <w:keepLines/>
      <w:numPr>
        <w:ilvl w:val="0"/>
        <w:numId w:val="1"/>
      </w:numPr>
      <w:snapToGrid w:val="0"/>
      <w:spacing w:beforeLines="50" w:afterLines="50" w:line="360" w:lineRule="auto"/>
      <w:ind w:left="0" w:firstLine="200" w:firstLineChars="200"/>
      <w:jc w:val="left"/>
      <w:outlineLvl w:val="0"/>
    </w:pPr>
    <w:rPr>
      <w:rFonts w:eastAsia="黑体"/>
      <w:b/>
      <w:bCs/>
      <w:kern w:val="44"/>
      <w:szCs w:val="4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25"/>
    <w:unhideWhenUsed/>
    <w:qFormat/>
    <w:uiPriority w:val="99"/>
    <w:rPr>
      <w:rFonts w:ascii="宋体" w:eastAsia="宋体"/>
      <w:sz w:val="24"/>
      <w:szCs w:val="24"/>
    </w:rPr>
  </w:style>
  <w:style w:type="paragraph" w:styleId="4">
    <w:name w:val="annotation text"/>
    <w:basedOn w:val="1"/>
    <w:link w:val="21"/>
    <w:unhideWhenUsed/>
    <w:qFormat/>
    <w:uiPriority w:val="99"/>
    <w:pPr>
      <w:jc w:val="left"/>
    </w:pPr>
    <w:rPr>
      <w:szCs w:val="24"/>
    </w:rPr>
  </w:style>
  <w:style w:type="paragraph" w:styleId="5">
    <w:name w:val="Body Text"/>
    <w:basedOn w:val="1"/>
    <w:unhideWhenUsed/>
    <w:qFormat/>
    <w:uiPriority w:val="99"/>
    <w:pPr>
      <w:widowControl/>
      <w:jc w:val="left"/>
    </w:pPr>
    <w:rPr>
      <w:rFonts w:ascii="Times New Roman" w:hAnsi="Times New Roman"/>
      <w:kern w:val="0"/>
      <w:sz w:val="24"/>
      <w:szCs w:val="24"/>
    </w:rPr>
  </w:style>
  <w:style w:type="paragraph" w:styleId="6">
    <w:name w:val="Balloon Text"/>
    <w:basedOn w:val="1"/>
    <w:link w:val="23"/>
    <w:unhideWhenUsed/>
    <w:qFormat/>
    <w:uiPriority w:val="99"/>
    <w:rPr>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itle"/>
    <w:basedOn w:val="1"/>
    <w:next w:val="1"/>
    <w:link w:val="34"/>
    <w:qFormat/>
    <w:uiPriority w:val="10"/>
    <w:pPr>
      <w:spacing w:before="240" w:after="60"/>
      <w:ind w:firstLine="200" w:firstLineChars="200"/>
      <w:jc w:val="left"/>
      <w:outlineLvl w:val="0"/>
    </w:pPr>
    <w:rPr>
      <w:rFonts w:eastAsia="黑体" w:asciiTheme="majorHAnsi" w:hAnsiTheme="majorHAnsi" w:cstheme="majorBidi"/>
      <w:b/>
      <w:bCs/>
      <w:szCs w:val="32"/>
    </w:rPr>
  </w:style>
  <w:style w:type="paragraph" w:styleId="10">
    <w:name w:val="annotation subject"/>
    <w:basedOn w:val="4"/>
    <w:next w:val="4"/>
    <w:link w:val="33"/>
    <w:unhideWhenUsed/>
    <w:qFormat/>
    <w:uiPriority w:val="99"/>
    <w:rPr>
      <w:b/>
      <w:bCs/>
      <w:szCs w:val="22"/>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FollowedHyperlink"/>
    <w:qFormat/>
    <w:uiPriority w:val="0"/>
    <w:rPr>
      <w:color w:val="800080"/>
      <w:u w:val="single"/>
    </w:rPr>
  </w:style>
  <w:style w:type="character" w:styleId="15">
    <w:name w:val="Emphasis"/>
    <w:qFormat/>
    <w:uiPriority w:val="0"/>
    <w:rPr>
      <w:rFonts w:ascii="Arial" w:hAnsi="Arial"/>
      <w:b/>
      <w:spacing w:val="-10"/>
      <w:sz w:val="18"/>
    </w:rPr>
  </w:style>
  <w:style w:type="character" w:styleId="16">
    <w:name w:val="Hyperlink"/>
    <w:basedOn w:val="13"/>
    <w:unhideWhenUsed/>
    <w:qFormat/>
    <w:uiPriority w:val="99"/>
    <w:rPr>
      <w:color w:val="0000FF"/>
      <w:u w:val="single"/>
    </w:rPr>
  </w:style>
  <w:style w:type="character" w:styleId="17">
    <w:name w:val="annotation reference"/>
    <w:basedOn w:val="13"/>
    <w:unhideWhenUsed/>
    <w:qFormat/>
    <w:uiPriority w:val="99"/>
    <w:rPr>
      <w:sz w:val="21"/>
      <w:szCs w:val="21"/>
    </w:rPr>
  </w:style>
  <w:style w:type="character" w:customStyle="1" w:styleId="18">
    <w:name w:val="页眉 字符"/>
    <w:basedOn w:val="13"/>
    <w:link w:val="8"/>
    <w:qFormat/>
    <w:uiPriority w:val="99"/>
    <w:rPr>
      <w:sz w:val="18"/>
      <w:szCs w:val="18"/>
    </w:rPr>
  </w:style>
  <w:style w:type="character" w:customStyle="1" w:styleId="19">
    <w:name w:val="页脚 字符"/>
    <w:basedOn w:val="13"/>
    <w:link w:val="7"/>
    <w:qFormat/>
    <w:uiPriority w:val="99"/>
    <w:rPr>
      <w:sz w:val="18"/>
      <w:szCs w:val="18"/>
    </w:rPr>
  </w:style>
  <w:style w:type="paragraph" w:customStyle="1" w:styleId="20">
    <w:name w:val="列出段落1"/>
    <w:basedOn w:val="1"/>
    <w:qFormat/>
    <w:uiPriority w:val="34"/>
    <w:pPr>
      <w:ind w:firstLine="420" w:firstLineChars="200"/>
    </w:pPr>
  </w:style>
  <w:style w:type="character" w:customStyle="1" w:styleId="21">
    <w:name w:val="批注文字 字符"/>
    <w:link w:val="4"/>
    <w:qFormat/>
    <w:uiPriority w:val="99"/>
    <w:rPr>
      <w:szCs w:val="24"/>
    </w:rPr>
  </w:style>
  <w:style w:type="character" w:customStyle="1" w:styleId="22">
    <w:name w:val="批注文字 Char1"/>
    <w:basedOn w:val="13"/>
    <w:semiHidden/>
    <w:qFormat/>
    <w:uiPriority w:val="99"/>
  </w:style>
  <w:style w:type="character" w:customStyle="1" w:styleId="23">
    <w:name w:val="批注框文本 字符"/>
    <w:basedOn w:val="13"/>
    <w:link w:val="6"/>
    <w:semiHidden/>
    <w:qFormat/>
    <w:uiPriority w:val="99"/>
    <w:rPr>
      <w:sz w:val="18"/>
      <w:szCs w:val="18"/>
    </w:rPr>
  </w:style>
  <w:style w:type="paragraph" w:customStyle="1" w:styleId="24">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5">
    <w:name w:val="文档结构图 字符"/>
    <w:basedOn w:val="13"/>
    <w:link w:val="3"/>
    <w:semiHidden/>
    <w:qFormat/>
    <w:uiPriority w:val="99"/>
    <w:rPr>
      <w:rFonts w:ascii="宋体" w:eastAsia="宋体"/>
      <w:kern w:val="2"/>
      <w:sz w:val="24"/>
      <w:szCs w:val="24"/>
    </w:rPr>
  </w:style>
  <w:style w:type="character" w:customStyle="1" w:styleId="26">
    <w:name w:val="font41"/>
    <w:basedOn w:val="13"/>
    <w:qFormat/>
    <w:uiPriority w:val="0"/>
    <w:rPr>
      <w:rFonts w:hint="eastAsia" w:ascii="宋体" w:hAnsi="宋体" w:eastAsia="宋体" w:cs="宋体"/>
      <w:color w:val="000000"/>
      <w:sz w:val="24"/>
      <w:szCs w:val="24"/>
      <w:u w:val="none"/>
    </w:rPr>
  </w:style>
  <w:style w:type="character" w:customStyle="1" w:styleId="27">
    <w:name w:val="font21"/>
    <w:basedOn w:val="13"/>
    <w:qFormat/>
    <w:uiPriority w:val="0"/>
    <w:rPr>
      <w:rFonts w:hint="default" w:ascii="Calibri" w:hAnsi="Calibri" w:cs="Calibri"/>
      <w:color w:val="000000"/>
      <w:sz w:val="24"/>
      <w:szCs w:val="24"/>
      <w:u w:val="none"/>
    </w:rPr>
  </w:style>
  <w:style w:type="paragraph" w:customStyle="1" w:styleId="28">
    <w:name w:val="列表段落1"/>
    <w:basedOn w:val="1"/>
    <w:qFormat/>
    <w:uiPriority w:val="99"/>
    <w:pPr>
      <w:ind w:firstLine="420" w:firstLineChars="200"/>
    </w:pPr>
  </w:style>
  <w:style w:type="paragraph" w:customStyle="1" w:styleId="29">
    <w:name w:val="修订2"/>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30">
    <w:name w:val="font31"/>
    <w:basedOn w:val="13"/>
    <w:qFormat/>
    <w:uiPriority w:val="0"/>
    <w:rPr>
      <w:rFonts w:hint="eastAsia" w:ascii="宋体" w:hAnsi="宋体" w:eastAsia="宋体" w:cs="宋体"/>
      <w:color w:val="000000"/>
      <w:sz w:val="20"/>
      <w:szCs w:val="20"/>
      <w:u w:val="none"/>
    </w:rPr>
  </w:style>
  <w:style w:type="character" w:customStyle="1" w:styleId="31">
    <w:name w:val="font11"/>
    <w:basedOn w:val="13"/>
    <w:qFormat/>
    <w:uiPriority w:val="0"/>
    <w:rPr>
      <w:rFonts w:hint="eastAsia" w:ascii="楷体" w:hAnsi="楷体" w:eastAsia="楷体" w:cs="楷体"/>
      <w:color w:val="FF0000"/>
      <w:sz w:val="20"/>
      <w:szCs w:val="20"/>
      <w:u w:val="none"/>
    </w:rPr>
  </w:style>
  <w:style w:type="character" w:customStyle="1" w:styleId="32">
    <w:name w:val="font51"/>
    <w:basedOn w:val="13"/>
    <w:qFormat/>
    <w:uiPriority w:val="0"/>
    <w:rPr>
      <w:rFonts w:hint="eastAsia" w:ascii="楷体" w:hAnsi="楷体" w:eastAsia="楷体" w:cs="楷体"/>
      <w:color w:val="000000"/>
      <w:sz w:val="20"/>
      <w:szCs w:val="20"/>
      <w:u w:val="none"/>
    </w:rPr>
  </w:style>
  <w:style w:type="character" w:customStyle="1" w:styleId="33">
    <w:name w:val="批注主题 字符"/>
    <w:basedOn w:val="21"/>
    <w:link w:val="10"/>
    <w:semiHidden/>
    <w:qFormat/>
    <w:uiPriority w:val="99"/>
    <w:rPr>
      <w:rFonts w:asciiTheme="minorHAnsi" w:hAnsiTheme="minorHAnsi" w:eastAsiaTheme="minorEastAsia" w:cstheme="minorBidi"/>
      <w:b/>
      <w:bCs/>
      <w:kern w:val="2"/>
      <w:sz w:val="21"/>
      <w:szCs w:val="22"/>
    </w:rPr>
  </w:style>
  <w:style w:type="character" w:customStyle="1" w:styleId="34">
    <w:name w:val="标题 字符"/>
    <w:basedOn w:val="13"/>
    <w:link w:val="9"/>
    <w:qFormat/>
    <w:uiPriority w:val="10"/>
    <w:rPr>
      <w:rFonts w:eastAsia="黑体" w:asciiTheme="majorHAnsi" w:hAnsiTheme="majorHAnsi" w:cstheme="majorBidi"/>
      <w:b/>
      <w:bCs/>
      <w:kern w:val="2"/>
      <w:sz w:val="21"/>
      <w:szCs w:val="32"/>
    </w:rPr>
  </w:style>
  <w:style w:type="character" w:customStyle="1" w:styleId="35">
    <w:name w:val="标题 1 字符"/>
    <w:basedOn w:val="13"/>
    <w:link w:val="2"/>
    <w:qFormat/>
    <w:uiPriority w:val="9"/>
    <w:rPr>
      <w:rFonts w:eastAsia="黑体" w:asciiTheme="minorHAnsi" w:hAnsiTheme="minorHAnsi" w:cstheme="minorBidi"/>
      <w:b/>
      <w:bCs/>
      <w:kern w:val="44"/>
      <w:sz w:val="21"/>
      <w:szCs w:val="44"/>
    </w:rPr>
  </w:style>
  <w:style w:type="character" w:customStyle="1" w:styleId="36">
    <w:name w:val="font61"/>
    <w:basedOn w:val="13"/>
    <w:qFormat/>
    <w:uiPriority w:val="0"/>
    <w:rPr>
      <w:rFonts w:hint="default" w:ascii="阿里巴巴普惠体 B" w:hAnsi="阿里巴巴普惠体 B" w:eastAsia="阿里巴巴普惠体 B" w:cs="阿里巴巴普惠体 B"/>
      <w:color w:val="404040"/>
      <w:sz w:val="22"/>
      <w:szCs w:val="22"/>
      <w:u w:val="none"/>
    </w:rPr>
  </w:style>
  <w:style w:type="character" w:customStyle="1" w:styleId="37">
    <w:name w:val="font71"/>
    <w:basedOn w:val="13"/>
    <w:qFormat/>
    <w:uiPriority w:val="0"/>
    <w:rPr>
      <w:rFonts w:hint="default" w:ascii="阿里巴巴普惠体 M" w:hAnsi="阿里巴巴普惠体 M" w:eastAsia="阿里巴巴普惠体 M" w:cs="阿里巴巴普惠体 M"/>
      <w:color w:val="404040"/>
      <w:sz w:val="20"/>
      <w:szCs w:val="20"/>
      <w:u w:val="none"/>
    </w:rPr>
  </w:style>
  <w:style w:type="character" w:customStyle="1" w:styleId="38">
    <w:name w:val="font01"/>
    <w:basedOn w:val="13"/>
    <w:qFormat/>
    <w:uiPriority w:val="0"/>
    <w:rPr>
      <w:rFonts w:hint="default" w:ascii="阿里巴巴普惠体 M" w:hAnsi="阿里巴巴普惠体 M" w:eastAsia="阿里巴巴普惠体 M" w:cs="阿里巴巴普惠体 M"/>
      <w:color w:val="333333"/>
      <w:sz w:val="20"/>
      <w:szCs w:val="20"/>
      <w:u w:val="none"/>
    </w:rPr>
  </w:style>
  <w:style w:type="paragraph" w:customStyle="1" w:styleId="39">
    <w:name w:val="列表段落2"/>
    <w:basedOn w:val="1"/>
    <w:qFormat/>
    <w:uiPriority w:val="99"/>
    <w:pPr>
      <w:ind w:firstLine="420" w:firstLineChars="200"/>
    </w:pPr>
  </w:style>
  <w:style w:type="paragraph" w:customStyle="1" w:styleId="40">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china</Company>
  <Pages>8</Pages>
  <Words>5989</Words>
  <Characters>6272</Characters>
  <Lines>51</Lines>
  <Paragraphs>14</Paragraphs>
  <TotalTime>352</TotalTime>
  <ScaleCrop>false</ScaleCrop>
  <LinksUpToDate>false</LinksUpToDate>
  <CharactersWithSpaces>6403</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2020-05-15T10:31:00Z</dcterms:created>
  <dc:creator>apple</dc:creator>
  <cp:lastModifiedBy>WPS_1612331976</cp:lastModifiedBy>
  <cp:lastPrinted>2021-12-05T10:29:00Z</cp:lastPrinted>
  <dcterms:modified xsi:type="dcterms:W3CDTF">2024-02-27T15:07:12Z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A0A9EC87703DC2A5208ADD653BF5401E_43</vt:lpwstr>
  </property>
</Properties>
</file>